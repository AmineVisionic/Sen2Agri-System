
<file path=[Content_Types].xml><?xml version="1.0" encoding="utf-8"?>
<Types xmlns="http://schemas.openxmlformats.org/package/2006/content-types">
  <Override PartName="/_rels/.rels" ContentType="application/vnd.openxmlformats-package.relationships+xml"/>
  <Override PartName="/customXml/item4.xml" ContentType="application/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1.xml" ContentType="application/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46.png" ContentType="image/png"/>
  <Override PartName="/word/media/image45.png" ContentType="image/png"/>
  <Override PartName="/word/media/image44.png" ContentType="image/png"/>
  <Override PartName="/word/media/image43.png" ContentType="image/png"/>
  <Override PartName="/word/media/image41.png" ContentType="image/png"/>
  <Override PartName="/word/media/image37.png" ContentType="image/png"/>
  <Override PartName="/word/media/image36.png" ContentType="image/png"/>
  <Override PartName="/word/media/image34.jpeg" ContentType="image/jpeg"/>
  <Override PartName="/word/media/image33.jpeg" ContentType="image/jpeg"/>
  <Override PartName="/word/media/image30.jpeg" ContentType="image/jpeg"/>
  <Override PartName="/word/media/image27.png" ContentType="image/png"/>
  <Override PartName="/word/media/image26.png" ContentType="image/png"/>
  <Override PartName="/word/media/image28.jpeg" ContentType="image/jpeg"/>
  <Override PartName="/word/media/image38.png" ContentType="image/png"/>
  <Override PartName="/word/media/image25.png" ContentType="image/png"/>
  <Override PartName="/word/media/image24.png" ContentType="image/png"/>
  <Override PartName="/word/media/image20.png" ContentType="image/png"/>
  <Override PartName="/word/media/image18.wmf" ContentType="image/x-wmf"/>
  <Override PartName="/word/media/image42.png" ContentType="image/png"/>
  <Override PartName="/word/media/image22.wmf" ContentType="image/x-wmf"/>
  <Override PartName="/word/media/image17.wmf" ContentType="image/x-wmf"/>
  <Override PartName="/word/media/image16.jpeg" ContentType="image/jpeg"/>
  <Override PartName="/word/media/image39.png" ContentType="image/png"/>
  <Override PartName="/word/media/image35.png" ContentType="image/png"/>
  <Override PartName="/word/media/image23.wmf" ContentType="image/x-wmf"/>
  <Override PartName="/word/media/image31.jpeg" ContentType="image/jpeg"/>
  <Override PartName="/word/media/image15.jpeg" ContentType="image/jpeg"/>
  <Override PartName="/word/media/image21.wmf" ContentType="image/x-wmf"/>
  <Override PartName="/word/media/image14.jpeg" ContentType="image/jpeg"/>
  <Override PartName="/word/media/image11.png" ContentType="image/png"/>
  <Override PartName="/word/media/image40.png" ContentType="image/png"/>
  <Override PartName="/word/media/image8.png" ContentType="image/png"/>
  <Override PartName="/word/media/image29.png" ContentType="image/png"/>
  <Override PartName="/word/media/image6.png" ContentType="image/png"/>
  <Override PartName="/word/media/image13.jpeg" ContentType="image/jpeg"/>
  <Override PartName="/word/media/image7.png" ContentType="image/png"/>
  <Override PartName="/word/media/image4.png" ContentType="image/png"/>
  <Override PartName="/word/media/image12.jpeg" ContentType="image/jpeg"/>
  <Override PartName="/word/media/image9.jpeg" ContentType="image/jpeg"/>
  <Override PartName="/word/media/image3.png" ContentType="image/png"/>
  <Override PartName="/word/media/image19.png" ContentType="image/png"/>
  <Override PartName="/word/media/image5.jpeg" ContentType="image/jpeg"/>
  <Override PartName="/word/media/image47.png" ContentType="image/png"/>
  <Override PartName="/word/media/image2.png" ContentType="image/png"/>
  <Override PartName="/word/media/image10.png" ContentType="image/png"/>
  <Override PartName="/word/media/image3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pBdr>
          <w:bottom w:val="single" w:sz="12" w:space="1" w:color="006699"/>
        </w:pBdr>
        <w:spacing w:before="0" w:after="0"/>
        <w:jc w:val="left"/>
        <w:outlineLvl w:val="0"/>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numPr>
          <w:ilvl w:val="0"/>
          <w:numId w:val="0"/>
        </w:numPr>
        <w:pBdr>
          <w:bottom w:val="single" w:sz="12" w:space="1" w:color="006699"/>
        </w:pBdr>
        <w:spacing w:before="0" w:after="0"/>
        <w:jc w:val="left"/>
        <w:outlineLvl w:val="0"/>
        <w:rPr>
          <w:rFonts w:ascii="Arial" w:hAnsi="Arial" w:cs="Arial"/>
          <w:b/>
          <w:b/>
          <w:bCs/>
          <w:color w:val="006699"/>
          <w:sz w:val="48"/>
          <w:szCs w:val="48"/>
          <w:lang w:eastAsia="fr-FR"/>
        </w:rPr>
      </w:pPr>
      <w:bookmarkStart w:id="0" w:name="_Toc358903114"/>
      <w:bookmarkStart w:id="1" w:name="_Toc417063020"/>
      <w:bookmarkStart w:id="2" w:name="_Toc417317104"/>
      <w:bookmarkStart w:id="3" w:name="_Toc417319479"/>
      <w:bookmarkStart w:id="4" w:name="_Toc417320843"/>
      <w:bookmarkEnd w:id="0"/>
      <w:bookmarkEnd w:id="1"/>
      <w:bookmarkEnd w:id="2"/>
      <w:bookmarkEnd w:id="3"/>
      <w:bookmarkEnd w:id="4"/>
      <w:r>
        <w:rPr>
          <w:rFonts w:cs="Arial" w:ascii="Arial" w:hAnsi="Arial"/>
          <w:b/>
          <w:bCs/>
          <w:color w:val="006699"/>
          <w:sz w:val="48"/>
          <w:szCs w:val="48"/>
          <w:lang w:eastAsia="fr-FR"/>
        </w:rPr>
        <w:t>Sentinel-2 Agriculture</w:t>
      </w:r>
    </w:p>
    <w:p>
      <w:pPr>
        <w:pStyle w:val="Normal"/>
        <w:spacing w:before="0" w:after="0"/>
        <w:jc w:val="left"/>
        <w:rPr>
          <w:rFonts w:ascii="Arial" w:hAnsi="Arial" w:cs="Arial"/>
          <w:color w:val="000000"/>
          <w:sz w:val="20"/>
          <w:szCs w:val="20"/>
          <w:lang w:eastAsia="fr-FR"/>
        </w:rPr>
      </w:pPr>
      <w:r>
        <w:rPr>
          <w:rFonts w:cs="Arial" w:ascii="Arial" w:hAnsi="Arial"/>
          <w:color w:val="000000"/>
          <w:sz w:val="20"/>
          <w:szCs w:val="20"/>
          <w:lang w:eastAsia="fr-FR"/>
        </w:rPr>
      </w:r>
    </w:p>
    <w:p>
      <w:pPr>
        <w:pStyle w:val="Normal"/>
        <w:spacing w:before="0" w:after="0"/>
        <w:jc w:val="left"/>
        <w:rPr>
          <w:rFonts w:ascii="Arial" w:hAnsi="Arial" w:cs="Arial"/>
          <w:color w:val="000000"/>
          <w:sz w:val="20"/>
          <w:szCs w:val="20"/>
          <w:lang w:eastAsia="fr-FR"/>
        </w:rPr>
      </w:pPr>
      <w:r>
        <w:rPr>
          <w:rFonts w:cs="Arial" w:ascii="Arial" w:hAnsi="Arial"/>
          <w:color w:val="000000"/>
          <w:sz w:val="20"/>
          <w:szCs w:val="20"/>
          <w:lang w:eastAsia="fr-FR"/>
        </w:rPr>
      </w:r>
    </w:p>
    <w:p>
      <w:pPr>
        <w:pStyle w:val="Normal"/>
        <w:numPr>
          <w:ilvl w:val="0"/>
          <w:numId w:val="0"/>
        </w:numPr>
        <w:spacing w:before="0" w:after="0"/>
        <w:jc w:val="left"/>
        <w:outlineLvl w:val="0"/>
        <w:rPr>
          <w:rFonts w:ascii="Arial" w:hAnsi="Arial" w:cs="Arial"/>
          <w:color w:val="000000"/>
          <w:sz w:val="44"/>
          <w:szCs w:val="28"/>
          <w:lang w:eastAsia="fr-FR"/>
        </w:rPr>
      </w:pPr>
      <w:bookmarkStart w:id="5" w:name="_Toc417063021"/>
      <w:bookmarkStart w:id="6" w:name="_Toc417317105"/>
      <w:bookmarkStart w:id="7" w:name="_Toc417319480"/>
      <w:bookmarkStart w:id="8" w:name="_Toc417320844"/>
      <w:bookmarkEnd w:id="5"/>
      <w:bookmarkEnd w:id="6"/>
      <w:bookmarkEnd w:id="7"/>
      <w:bookmarkEnd w:id="8"/>
      <w:r>
        <w:rPr>
          <w:rFonts w:cs="Arial" w:ascii="Arial" w:hAnsi="Arial"/>
          <w:color w:val="000000"/>
          <w:sz w:val="44"/>
          <w:szCs w:val="28"/>
          <w:lang w:eastAsia="fr-FR"/>
        </w:rPr>
        <w:t>Design Definition File</w:t>
      </w:r>
    </w:p>
    <w:p>
      <w:pPr>
        <w:pStyle w:val="Normal"/>
        <w:spacing w:before="0" w:after="0"/>
        <w:jc w:val="left"/>
        <w:rPr>
          <w:rFonts w:ascii="Arial" w:hAnsi="Arial" w:cs="Arial"/>
          <w:color w:val="000000"/>
          <w:sz w:val="28"/>
          <w:szCs w:val="28"/>
          <w:lang w:eastAsia="fr-FR"/>
        </w:rPr>
      </w:pPr>
      <w:r>
        <w:rPr>
          <w:rFonts w:cs="Arial" w:ascii="Arial" w:hAnsi="Arial"/>
          <w:color w:val="000000"/>
          <w:sz w:val="28"/>
          <w:szCs w:val="28"/>
          <w:lang w:eastAsia="fr-FR"/>
        </w:rPr>
      </w:r>
    </w:p>
    <w:p>
      <w:pPr>
        <w:pStyle w:val="Normal"/>
        <w:spacing w:before="0" w:after="0"/>
        <w:jc w:val="left"/>
        <w:rPr>
          <w:rFonts w:ascii="Arial" w:hAnsi="Arial" w:cs="Arial"/>
          <w:color w:val="000000"/>
          <w:sz w:val="20"/>
          <w:szCs w:val="20"/>
          <w:lang w:eastAsia="fr-FR"/>
        </w:rPr>
      </w:pPr>
      <w:r>
        <w:rPr>
          <w:rFonts w:cs="Arial" w:ascii="Arial" w:hAnsi="Arial"/>
          <w:color w:val="000000"/>
          <w:sz w:val="20"/>
          <w:szCs w:val="20"/>
          <w:lang w:eastAsia="fr-FR"/>
        </w:rPr>
      </w:r>
    </w:p>
    <w:p>
      <w:pPr>
        <w:pStyle w:val="Normal"/>
        <w:spacing w:before="0" w:after="0"/>
        <w:jc w:val="left"/>
        <w:rPr>
          <w:rFonts w:ascii="Arial" w:hAnsi="Arial" w:cs="Arial"/>
          <w:color w:val="000000"/>
          <w:sz w:val="20"/>
          <w:szCs w:val="20"/>
          <w:lang w:eastAsia="fr-FR"/>
        </w:rPr>
      </w:pPr>
      <w:r>
        <w:rPr/>
        <mc:AlternateContent>
          <mc:Choice Requires="wpg">
            <w:drawing>
              <wp:inline distT="0" distB="0" distL="0" distR="0">
                <wp:extent cx="5579745" cy="3674745"/>
                <wp:effectExtent l="0" t="0" r="0" b="0"/>
                <wp:docPr id="1" name=""/>
                <a:graphic xmlns:a="http://schemas.openxmlformats.org/drawingml/2006/main">
                  <a:graphicData uri="http://schemas.microsoft.com/office/word/2010/wordprocessingGroup">
                    <wpg:wgp>
                      <wpg:cNvGrpSpPr/>
                      <wpg:grpSpPr>
                        <a:xfrm>
                          <a:off x="0" y="0"/>
                          <a:ext cx="5579280" cy="3674160"/>
                        </a:xfrm>
                      </wpg:grpSpPr>
                      <wps:wsp>
                        <wps:cNvSpPr/>
                        <wps:spPr>
                          <a:xfrm>
                            <a:off x="0" y="0"/>
                            <a:ext cx="396720" cy="93960"/>
                          </a:xfrm>
                          <a:prstGeom prst="rect">
                            <a:avLst/>
                          </a:prstGeom>
                          <a:noFill/>
                          <a:ln>
                            <a:noFill/>
                          </a:ln>
                        </wps:spPr>
                        <wps:style>
                          <a:lnRef idx="0"/>
                          <a:fillRef idx="0"/>
                          <a:effectRef idx="0"/>
                          <a:fontRef idx="minor"/>
                        </wps:style>
                        <wps:bodyPr/>
                      </wps:wsp>
                      <wps:wsp>
                        <wps:cNvSpPr/>
                        <wps:spPr>
                          <a:xfrm>
                            <a:off x="0" y="0"/>
                            <a:ext cx="396720" cy="93960"/>
                          </a:xfrm>
                          <a:prstGeom prst="rect">
                            <a:avLst/>
                          </a:prstGeom>
                          <a:solidFill>
                            <a:srgbClr val="ffffff"/>
                          </a:solidFill>
                          <a:ln>
                            <a:noFill/>
                          </a:ln>
                        </wps:spPr>
                        <wps:style>
                          <a:lnRef idx="0"/>
                          <a:fillRef idx="0"/>
                          <a:effectRef idx="0"/>
                          <a:fontRef idx="minor"/>
                        </wps:style>
                        <wps:bodyPr/>
                      </wps:wsp>
                      <wpg:grpSp>
                        <wpg:cNvGrpSpPr/>
                        <wpg:grpSpPr>
                          <a:xfrm>
                            <a:off x="5222880" y="3605040"/>
                            <a:ext cx="356400" cy="69120"/>
                          </a:xfrm>
                        </wpg:grpSpPr>
                        <pic:pic xmlns:pic="http://schemas.openxmlformats.org/drawingml/2006/picture">
                          <pic:nvPicPr>
                            <pic:cNvPr id="0" name="Picture 10" descr=""/>
                            <pic:cNvPicPr/>
                          </pic:nvPicPr>
                          <pic:blipFill>
                            <a:blip r:embed="rId2"/>
                            <a:stretch/>
                          </pic:blipFill>
                          <pic:spPr>
                            <a:xfrm>
                              <a:off x="130320" y="0"/>
                              <a:ext cx="79200" cy="28080"/>
                            </a:xfrm>
                            <a:prstGeom prst="rect">
                              <a:avLst/>
                            </a:prstGeom>
                            <a:ln>
                              <a:noFill/>
                            </a:ln>
                          </pic:spPr>
                        </pic:pic>
                        <pic:pic xmlns:pic="http://schemas.openxmlformats.org/drawingml/2006/picture">
                          <pic:nvPicPr>
                            <pic:cNvPr id="1" name="Image 28" descr=""/>
                            <pic:cNvPicPr/>
                          </pic:nvPicPr>
                          <pic:blipFill>
                            <a:blip r:embed="rId3"/>
                            <a:stretch/>
                          </pic:blipFill>
                          <pic:spPr>
                            <a:xfrm>
                              <a:off x="0" y="22680"/>
                              <a:ext cx="105480" cy="20880"/>
                            </a:xfrm>
                            <a:prstGeom prst="rect">
                              <a:avLst/>
                            </a:prstGeom>
                            <a:ln>
                              <a:noFill/>
                            </a:ln>
                          </pic:spPr>
                        </pic:pic>
                        <pic:pic xmlns:pic="http://schemas.openxmlformats.org/drawingml/2006/picture">
                          <pic:nvPicPr>
                            <pic:cNvPr id="2" name="Image 29" descr=""/>
                            <pic:cNvPicPr/>
                          </pic:nvPicPr>
                          <pic:blipFill>
                            <a:blip r:embed="rId4"/>
                            <a:stretch/>
                          </pic:blipFill>
                          <pic:spPr>
                            <a:xfrm>
                              <a:off x="257760" y="22680"/>
                              <a:ext cx="98280" cy="21600"/>
                            </a:xfrm>
                            <a:prstGeom prst="rect">
                              <a:avLst/>
                            </a:prstGeom>
                            <a:ln>
                              <a:noFill/>
                            </a:ln>
                          </pic:spPr>
                        </pic:pic>
                        <pic:pic xmlns:pic="http://schemas.openxmlformats.org/drawingml/2006/picture">
                          <pic:nvPicPr>
                            <pic:cNvPr id="3" name="Image 30" descr=""/>
                            <pic:cNvPicPr/>
                          </pic:nvPicPr>
                          <pic:blipFill>
                            <a:blip r:embed="rId5"/>
                            <a:stretch/>
                          </pic:blipFill>
                          <pic:spPr>
                            <a:xfrm>
                              <a:off x="130320" y="44280"/>
                              <a:ext cx="111600" cy="24840"/>
                            </a:xfrm>
                            <a:prstGeom prst="rect">
                              <a:avLst/>
                            </a:prstGeom>
                            <a:ln>
                              <a:noFill/>
                            </a:ln>
                          </pic:spPr>
                        </pic:pic>
                      </wpg:grpSp>
                    </wpg:wgp>
                  </a:graphicData>
                </a:graphic>
              </wp:inline>
            </w:drawing>
          </mc:Choice>
          <mc:Fallback>
            <w:pict>
              <v:group id="shape_0" style="position:absolute;margin-left:0pt;margin-top:0pt;width:439.3pt;height:289.3pt" coordorigin="0,0" coordsize="8786,5786">
                <v:rect id="shape_0" stroked="f" style="position:absolute;left:0;top:0;width:624;height:147">
                  <w10:wrap type="none"/>
                  <v:fill on="false" o:detectmouseclick="t"/>
                  <v:stroke color="#3465a4" joinstyle="round" endcap="flat"/>
                </v:rect>
                <v:rect id="shape_0" ID="Rectangle 1" fillcolor="white" stroked="f" style="position:absolute;left:0;top:0;width:624;height:147">
                  <w10:wrap type="none"/>
                  <v:fill type="solid" color2="black" o:detectmouseclick="t"/>
                  <v:stroke color="#3465a4" joinstyle="round" endcap="flat"/>
                </v:rect>
                <v:group id="shape_0" style="position:absolute;left:8225;top:5677;width:561;height:109">
                  <v:rect id="shape_0" ID="Picture 10" stroked="f" style="position:absolute;left:8430;top:5677;width:124;height:43">
                    <v:imagedata r:id="rId6" o:detectmouseclick="t"/>
                    <w10:wrap type="none"/>
                    <v:stroke color="#3465a4" joinstyle="round" endcap="flat"/>
                  </v:rect>
                  <v:rect id="shape_0" ID="Image 28" stroked="f" style="position:absolute;left:8225;top:5713;width:165;height:32">
                    <v:imagedata r:id="rId7" o:detectmouseclick="t"/>
                    <w10:wrap type="none"/>
                    <v:stroke color="#3465a4" joinstyle="round" endcap="flat"/>
                  </v:rect>
                  <v:rect id="shape_0" ID="Image 29" stroked="f" style="position:absolute;left:8631;top:5713;width:154;height:33">
                    <v:imagedata r:id="rId8" o:detectmouseclick="t"/>
                    <w10:wrap type="none"/>
                    <v:stroke color="#3465a4" joinstyle="round" endcap="flat"/>
                  </v:rect>
                  <v:rect id="shape_0" ID="Image 30" stroked="f" style="position:absolute;left:8430;top:5747;width:175;height:38">
                    <v:imagedata r:id="rId9" o:detectmouseclick="t"/>
                    <w10:wrap type="none"/>
                    <v:stroke color="#3465a4" joinstyle="round" endcap="flat"/>
                  </v:rect>
                </v:group>
              </v:group>
            </w:pict>
          </mc:Fallback>
        </mc:AlternateContent>
      </w:r>
    </w:p>
    <w:p>
      <w:pPr>
        <w:pStyle w:val="Normal"/>
        <w:spacing w:before="0" w:after="0"/>
        <w:jc w:val="left"/>
        <w:rPr>
          <w:rFonts w:ascii="Arial" w:hAnsi="Arial" w:cs="Arial"/>
          <w:color w:val="000000"/>
          <w:sz w:val="20"/>
          <w:szCs w:val="20"/>
          <w:lang w:eastAsia="fr-FR"/>
        </w:rPr>
      </w:pPr>
      <w:r>
        <w:rPr>
          <w:rFonts w:cs="Arial" w:ascii="Arial" w:hAnsi="Arial"/>
          <w:color w:val="000000"/>
          <w:sz w:val="20"/>
          <w:szCs w:val="20"/>
          <w:lang w:eastAsia="fr-FR"/>
        </w:rPr>
      </w:r>
    </w:p>
    <w:tbl>
      <w:tblPr>
        <w:tblW w:w="8782"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 w:type="dxa"/>
          <w:bottom w:w="0" w:type="dxa"/>
          <w:right w:w="0" w:type="dxa"/>
        </w:tblCellMar>
        <w:tblLook w:val="0000" w:noVBand="0" w:noHBand="0" w:lastColumn="0" w:firstColumn="0" w:lastRow="0" w:firstRow="0"/>
      </w:tblPr>
      <w:tblGrid>
        <w:gridCol w:w="3821"/>
        <w:gridCol w:w="4960"/>
      </w:tblGrid>
      <w:tr>
        <w:trPr/>
        <w:tc>
          <w:tcPr>
            <w:tcW w:w="3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spacing w:before="40" w:after="96"/>
              <w:ind w:left="132" w:hanging="0"/>
              <w:rPr/>
            </w:pPr>
            <w:r>
              <w:rPr/>
              <w:t>Milestone</w:t>
            </w:r>
          </w:p>
        </w:tc>
        <w:tc>
          <w:tcPr>
            <w:tcW w:w="49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spacing w:before="40" w:after="96"/>
              <w:ind w:left="147" w:right="272" w:hanging="0"/>
              <w:rPr/>
            </w:pPr>
            <w:r>
              <w:rPr/>
              <w:t>Milestone 2</w:t>
            </w:r>
          </w:p>
        </w:tc>
      </w:tr>
      <w:tr>
        <w:trPr/>
        <w:tc>
          <w:tcPr>
            <w:tcW w:w="3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spacing w:before="40" w:after="96"/>
              <w:ind w:left="132" w:hanging="0"/>
              <w:rPr/>
            </w:pPr>
            <w:r>
              <w:rPr/>
              <w:t>Version</w:t>
            </w:r>
          </w:p>
        </w:tc>
        <w:tc>
          <w:tcPr>
            <w:tcW w:w="49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spacing w:before="40" w:after="96"/>
              <w:ind w:left="147" w:right="272" w:hanging="0"/>
              <w:rPr>
                <w:lang w:val="es-ES"/>
              </w:rPr>
            </w:pPr>
            <w:r>
              <w:rPr>
                <w:lang w:val="es-ES"/>
              </w:rPr>
              <w:t>1.0</w:t>
            </w:r>
          </w:p>
        </w:tc>
      </w:tr>
      <w:tr>
        <w:trPr/>
        <w:tc>
          <w:tcPr>
            <w:tcW w:w="38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spacing w:before="40" w:after="96"/>
              <w:ind w:left="132" w:hanging="0"/>
              <w:rPr/>
            </w:pPr>
            <w:r>
              <w:rPr/>
              <w:t>Authors</w:t>
            </w:r>
          </w:p>
        </w:tc>
        <w:tc>
          <w:tcPr>
            <w:tcW w:w="49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spacing w:before="40" w:after="96"/>
              <w:ind w:left="147" w:right="272" w:hanging="0"/>
              <w:rPr>
                <w:lang w:val="es-ES"/>
              </w:rPr>
            </w:pPr>
            <w:r>
              <w:rPr>
                <w:lang w:val="es-ES"/>
              </w:rPr>
              <w:t xml:space="preserve">CESBIO - Olivier Hagolle, Jordi Inglada, Silvia Valero, Marcela Arias, David Morin </w:t>
            </w:r>
          </w:p>
          <w:p>
            <w:pPr>
              <w:pStyle w:val="Normal"/>
              <w:spacing w:before="40" w:after="96"/>
              <w:ind w:left="147" w:right="272" w:hanging="0"/>
              <w:rPr/>
            </w:pPr>
            <w:r>
              <w:rPr/>
              <w:t>CS - Mickael Savinaud, Alexia Mondot, Aurélien Bricier</w:t>
            </w:r>
          </w:p>
          <w:p>
            <w:pPr>
              <w:pStyle w:val="Normal"/>
              <w:spacing w:before="40" w:after="96"/>
              <w:ind w:left="147" w:right="272" w:hanging="0"/>
              <w:rPr/>
            </w:pPr>
            <w:r>
              <w:rPr/>
              <w:t>UCL - Sophie Bontemps, Guadalupe Sepulcre Canto, Nicolas Matton</w:t>
            </w:r>
          </w:p>
          <w:p>
            <w:pPr>
              <w:pStyle w:val="Normal"/>
              <w:spacing w:before="40" w:after="96"/>
              <w:ind w:left="147" w:right="272" w:hanging="0"/>
              <w:rPr>
                <w:lang w:val="fr-FR"/>
              </w:rPr>
            </w:pPr>
            <w:r>
              <w:rPr>
                <w:lang w:val="fr-FR"/>
              </w:rPr>
              <w:t xml:space="preserve">CS ROMANIA - Cosmin Cara, Cosmin Udroiu </w:t>
            </w:r>
          </w:p>
        </w:tc>
      </w:tr>
    </w:tbl>
    <w:p>
      <w:pPr>
        <w:pStyle w:val="Normal"/>
        <w:spacing w:before="0" w:after="0"/>
        <w:jc w:val="left"/>
        <w:rPr>
          <w:rStyle w:val="Pagenumber"/>
        </w:rPr>
      </w:pPr>
      <w:r>
        <w:rPr/>
      </w:r>
    </w:p>
    <w:p>
      <w:pPr>
        <w:sectPr>
          <w:headerReference w:type="default" r:id="rId10"/>
          <w:footerReference w:type="default" r:id="rId11"/>
          <w:type w:val="nextPage"/>
          <w:pgSz w:w="11906" w:h="16838"/>
          <w:pgMar w:left="1417" w:right="1417" w:header="708" w:top="1417" w:footer="708" w:bottom="1417" w:gutter="0"/>
          <w:pgNumType w:fmt="decimal"/>
          <w:formProt w:val="false"/>
          <w:textDirection w:val="lrTb"/>
          <w:docGrid w:type="default" w:linePitch="240" w:charSpace="4294961151"/>
        </w:sectPr>
      </w:pPr>
    </w:p>
    <w:p>
      <w:pPr>
        <w:pStyle w:val="Normal"/>
        <w:rPr>
          <w:lang w:eastAsia="fr-FR"/>
        </w:rPr>
      </w:pPr>
      <w:r>
        <w:rPr>
          <w:lang w:eastAsia="fr-FR"/>
        </w:rPr>
      </w:r>
    </w:p>
    <w:p>
      <w:pPr>
        <w:pStyle w:val="Normal"/>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rFonts w:ascii="Arial" w:hAnsi="Arial" w:cs="Arial"/>
          <w:b/>
          <w:b/>
          <w:bCs/>
          <w:color w:val="006699"/>
          <w:sz w:val="48"/>
          <w:szCs w:val="48"/>
          <w:lang w:eastAsia="fr-FR"/>
        </w:rPr>
      </w:pPr>
      <w:r>
        <w:rPr>
          <w:rFonts w:cs="Arial" w:ascii="Arial" w:hAnsi="Arial"/>
          <w:b/>
          <w:bCs/>
          <w:color w:val="006699"/>
          <w:sz w:val="48"/>
          <w:szCs w:val="48"/>
          <w:lang w:eastAsia="fr-FR"/>
        </w:rPr>
      </w:r>
    </w:p>
    <w:p>
      <w:pPr>
        <w:pStyle w:val="Normal"/>
        <w:jc w:val="center"/>
        <w:rPr>
          <w:b/>
          <w:b/>
          <w:i/>
          <w:i/>
          <w:lang w:eastAsia="fr-FR"/>
        </w:rPr>
      </w:pPr>
      <w:r>
        <w:rPr>
          <w:b/>
          <w:i/>
          <w:lang w:eastAsia="fr-FR"/>
        </w:rPr>
        <w:t>This page is intentionally blank</w:t>
      </w:r>
      <w:r>
        <w:br w:type="page"/>
      </w:r>
    </w:p>
    <w:p>
      <w:pPr>
        <w:pStyle w:val="Normal"/>
        <w:pBdr>
          <w:bottom w:val="single" w:sz="4" w:space="1" w:color="365F91"/>
        </w:pBdr>
        <w:spacing w:before="0" w:after="360"/>
        <w:rPr>
          <w:rFonts w:ascii="Arial Black" w:hAnsi="Arial Black" w:cs="Arial"/>
          <w:b/>
          <w:b/>
          <w:i/>
          <w:i/>
          <w:iCs/>
          <w:color w:val="006699"/>
          <w:sz w:val="32"/>
          <w:szCs w:val="32"/>
          <w:lang w:eastAsia="fr-FR"/>
        </w:rPr>
      </w:pPr>
      <w:r>
        <w:rPr>
          <w:rFonts w:cs="Arial" w:ascii="Arial Black" w:hAnsi="Arial Black"/>
          <w:b/>
          <w:i/>
          <w:iCs/>
          <w:color w:val="006699"/>
          <w:sz w:val="32"/>
          <w:szCs w:val="32"/>
          <w:lang w:eastAsia="fr-FR"/>
        </w:rPr>
        <w:t>Table of recorded changes</w:t>
      </w:r>
    </w:p>
    <w:tbl>
      <w:tblPr>
        <w:tblW w:w="8786" w:type="dxa"/>
        <w:jc w:val="left"/>
        <w:tblInd w:w="2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103" w:type="dxa"/>
          <w:bottom w:w="57" w:type="dxa"/>
          <w:right w:w="108" w:type="dxa"/>
        </w:tblCellMar>
        <w:tblLook w:val="04a0" w:noVBand="1" w:noHBand="0" w:lastColumn="0" w:firstColumn="1" w:lastRow="0" w:firstRow="1"/>
      </w:tblPr>
      <w:tblGrid>
        <w:gridCol w:w="1416"/>
        <w:gridCol w:w="1701"/>
        <w:gridCol w:w="5669"/>
      </w:tblGrid>
      <w:tr>
        <w:trPr>
          <w:trHeight w:val="340" w:hRule="atLeast"/>
          <w:cantSplit w:val="true"/>
        </w:trPr>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006699" w:val="clear"/>
            <w:tcMar>
              <w:left w:w="103" w:type="dxa"/>
            </w:tcMar>
            <w:vAlign w:val="center"/>
          </w:tcPr>
          <w:p>
            <w:pPr>
              <w:pStyle w:val="TitreTableauCentr"/>
              <w:spacing w:before="0" w:after="120"/>
              <w:jc w:val="center"/>
              <w:rPr>
                <w:rFonts w:ascii="Calibri" w:hAnsi="Calibri"/>
                <w:sz w:val="20"/>
                <w:szCs w:val="20"/>
              </w:rPr>
            </w:pPr>
            <w:r>
              <w:rPr>
                <w:rFonts w:ascii="Calibri" w:hAnsi="Calibri"/>
                <w:sz w:val="20"/>
                <w:szCs w:val="20"/>
              </w:rPr>
              <w:t>Issue/Rev.</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006699" w:val="clear"/>
            <w:tcMar>
              <w:left w:w="103" w:type="dxa"/>
            </w:tcMar>
            <w:vAlign w:val="center"/>
          </w:tcPr>
          <w:p>
            <w:pPr>
              <w:pStyle w:val="TitreTableauCentr"/>
              <w:spacing w:before="0" w:after="120"/>
              <w:jc w:val="center"/>
              <w:rPr>
                <w:rFonts w:ascii="Calibri" w:hAnsi="Calibri"/>
                <w:sz w:val="20"/>
                <w:szCs w:val="20"/>
              </w:rPr>
            </w:pPr>
            <w:r>
              <w:rPr>
                <w:rFonts w:ascii="Calibri" w:hAnsi="Calibri"/>
                <w:sz w:val="20"/>
                <w:szCs w:val="20"/>
              </w:rPr>
              <w:t>Date</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006699" w:val="clear"/>
            <w:tcMar>
              <w:left w:w="103" w:type="dxa"/>
            </w:tcMar>
            <w:vAlign w:val="center"/>
          </w:tcPr>
          <w:p>
            <w:pPr>
              <w:pStyle w:val="TitreTableauCentr"/>
              <w:spacing w:before="0" w:after="120"/>
              <w:jc w:val="center"/>
              <w:rPr>
                <w:rFonts w:ascii="Calibri" w:hAnsi="Calibri"/>
                <w:sz w:val="20"/>
                <w:szCs w:val="20"/>
              </w:rPr>
            </w:pPr>
            <w:r>
              <w:rPr>
                <w:rFonts w:ascii="Calibri" w:hAnsi="Calibri"/>
                <w:sz w:val="20"/>
                <w:szCs w:val="20"/>
              </w:rPr>
              <w:t>Reason</w:t>
            </w:r>
          </w:p>
        </w:tc>
      </w:tr>
      <w:tr>
        <w:trPr>
          <w:cantSplit w:val="true"/>
        </w:trPr>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0.1</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 xml:space="preserve">Template  </w:t>
            </w:r>
          </w:p>
        </w:tc>
      </w:tr>
      <w:tr>
        <w:trPr>
          <w:cantSplit w:val="true"/>
        </w:trPr>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0.2</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First preliminary version</w:t>
            </w:r>
          </w:p>
        </w:tc>
      </w:tr>
      <w:tr>
        <w:trPr>
          <w:cantSplit w:val="true"/>
        </w:trPr>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0.3</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Second preliminary version for consortium review</w:t>
            </w:r>
          </w:p>
        </w:tc>
      </w:tr>
      <w:tr>
        <w:trPr>
          <w:cantSplit w:val="true"/>
        </w:trPr>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1.0</w:t>
            </w:r>
          </w:p>
        </w:tc>
        <w:tc>
          <w:tcPr>
            <w:tcW w:w="170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21/04/2015</w:t>
            </w:r>
          </w:p>
        </w:tc>
        <w:tc>
          <w:tcPr>
            <w:tcW w:w="56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First version for ESA review</w:t>
            </w:r>
          </w:p>
        </w:tc>
      </w:tr>
    </w:tbl>
    <w:p>
      <w:pPr>
        <w:pStyle w:val="Normal"/>
        <w:rPr>
          <w:lang w:eastAsia="fr-FR"/>
        </w:rPr>
      </w:pPr>
      <w:r>
        <w:rPr>
          <w:lang w:eastAsia="fr-FR"/>
        </w:rPr>
      </w:r>
      <w:r>
        <w:br w:type="page"/>
      </w:r>
    </w:p>
    <w:p>
      <w:pPr>
        <w:pStyle w:val="Normal"/>
        <w:pBdr>
          <w:bottom w:val="single" w:sz="4" w:space="1" w:color="365F91"/>
        </w:pBdr>
        <w:spacing w:before="0" w:after="360"/>
        <w:rPr>
          <w:rFonts w:ascii="Arial Black" w:hAnsi="Arial Black" w:cs="Arial"/>
          <w:b/>
          <w:b/>
          <w:i/>
          <w:i/>
          <w:iCs/>
          <w:color w:val="006699"/>
          <w:sz w:val="32"/>
          <w:szCs w:val="32"/>
          <w:lang w:eastAsia="fr-FR"/>
        </w:rPr>
      </w:pPr>
      <w:r>
        <w:rPr>
          <w:rFonts w:cs="Arial" w:ascii="Arial Black" w:hAnsi="Arial Black"/>
          <w:b/>
          <w:i/>
          <w:iCs/>
          <w:color w:val="006699"/>
          <w:sz w:val="32"/>
          <w:szCs w:val="32"/>
          <w:lang w:eastAsia="fr-FR"/>
        </w:rPr>
        <w:t>Table of recorded changes</w:t>
      </w:r>
    </w:p>
    <w:p>
      <w:pPr>
        <w:pStyle w:val="Normal"/>
        <w:rPr>
          <w:b/>
          <w:b/>
        </w:rPr>
      </w:pPr>
      <w:r>
        <w:rPr>
          <w:b/>
        </w:rPr>
        <w:t>Issue Record Sheet</w:t>
      </w:r>
    </w:p>
    <w:tbl>
      <w:tblPr>
        <w:tblW w:w="5000" w:type="pct"/>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1e0" w:noVBand="0" w:noHBand="0" w:lastColumn="1" w:firstColumn="1" w:lastRow="1" w:firstRow="1"/>
      </w:tblPr>
      <w:tblGrid>
        <w:gridCol w:w="918"/>
        <w:gridCol w:w="1300"/>
        <w:gridCol w:w="6854"/>
      </w:tblGrid>
      <w:tr>
        <w:trPr>
          <w:trHeight w:val="340" w:hRule="atLeast"/>
        </w:trPr>
        <w:tc>
          <w:tcPr>
            <w:tcW w:w="9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006699" w:val="clear"/>
            <w:tcMar>
              <w:left w:w="103" w:type="dxa"/>
            </w:tcMar>
          </w:tcPr>
          <w:p>
            <w:pPr>
              <w:pStyle w:val="Normal"/>
              <w:spacing w:before="48" w:after="48"/>
              <w:jc w:val="center"/>
              <w:rPr>
                <w:rFonts w:ascii="Calibri" w:hAnsi="Calibri"/>
                <w:b/>
                <w:b/>
                <w:color w:val="FFFFFF"/>
                <w:sz w:val="20"/>
                <w:szCs w:val="22"/>
                <w:lang w:eastAsia="ar-SA"/>
              </w:rPr>
            </w:pPr>
            <w:r>
              <w:rPr>
                <w:rFonts w:ascii="Calibri" w:hAnsi="Calibri"/>
                <w:b/>
                <w:color w:val="FFFFFF"/>
                <w:sz w:val="20"/>
                <w:szCs w:val="22"/>
                <w:lang w:eastAsia="ar-SA"/>
              </w:rPr>
              <w:t xml:space="preserve">ISSUE </w:t>
            </w:r>
          </w:p>
        </w:tc>
        <w:tc>
          <w:tcPr>
            <w:tcW w:w="13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006699" w:val="clear"/>
            <w:tcMar>
              <w:left w:w="103" w:type="dxa"/>
            </w:tcMar>
          </w:tcPr>
          <w:p>
            <w:pPr>
              <w:pStyle w:val="Normal"/>
              <w:spacing w:before="48" w:after="48"/>
              <w:jc w:val="center"/>
              <w:rPr>
                <w:rFonts w:ascii="Calibri" w:hAnsi="Calibri"/>
                <w:b/>
                <w:b/>
                <w:color w:val="FFFFFF"/>
                <w:sz w:val="20"/>
                <w:szCs w:val="22"/>
                <w:lang w:eastAsia="ar-SA"/>
              </w:rPr>
            </w:pPr>
            <w:r>
              <w:rPr>
                <w:rFonts w:ascii="Calibri" w:hAnsi="Calibri"/>
                <w:b/>
                <w:color w:val="FFFFFF"/>
                <w:sz w:val="20"/>
                <w:szCs w:val="22"/>
                <w:lang w:eastAsia="ar-SA"/>
              </w:rPr>
              <w:t>DATE</w:t>
            </w:r>
          </w:p>
        </w:tc>
        <w:tc>
          <w:tcPr>
            <w:tcW w:w="68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006699" w:val="clear"/>
            <w:tcMar>
              <w:left w:w="103" w:type="dxa"/>
            </w:tcMar>
          </w:tcPr>
          <w:p>
            <w:pPr>
              <w:pStyle w:val="Normal"/>
              <w:spacing w:before="48" w:after="48"/>
              <w:jc w:val="center"/>
              <w:rPr>
                <w:rFonts w:ascii="Calibri" w:hAnsi="Calibri"/>
                <w:b/>
                <w:b/>
                <w:color w:val="FFFFFF"/>
                <w:sz w:val="20"/>
                <w:szCs w:val="22"/>
                <w:lang w:eastAsia="ar-SA"/>
              </w:rPr>
            </w:pPr>
            <w:r>
              <w:rPr>
                <w:rFonts w:ascii="Calibri" w:hAnsi="Calibri"/>
                <w:b/>
                <w:color w:val="FFFFFF"/>
                <w:sz w:val="20"/>
                <w:szCs w:val="22"/>
                <w:lang w:eastAsia="ar-SA"/>
              </w:rPr>
              <w:t>REASON</w:t>
            </w:r>
          </w:p>
        </w:tc>
      </w:tr>
      <w:tr>
        <w:trPr>
          <w:trHeight w:val="340" w:hRule="atLeast"/>
        </w:trPr>
        <w:tc>
          <w:tcPr>
            <w:tcW w:w="9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1.0</w:t>
            </w:r>
          </w:p>
        </w:tc>
        <w:tc>
          <w:tcPr>
            <w:tcW w:w="13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21 April 2015</w:t>
            </w:r>
          </w:p>
        </w:tc>
        <w:tc>
          <w:tcPr>
            <w:tcW w:w="68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Textodetabla"/>
              <w:spacing w:before="4" w:after="4"/>
              <w:jc w:val="center"/>
              <w:rPr>
                <w:rFonts w:ascii="Calibri" w:hAnsi="Calibri"/>
                <w:sz w:val="20"/>
                <w:lang w:val="en-GB"/>
              </w:rPr>
            </w:pPr>
            <w:r>
              <w:rPr>
                <w:rFonts w:ascii="Calibri" w:hAnsi="Calibri"/>
                <w:sz w:val="20"/>
                <w:lang w:val="en-GB"/>
              </w:rPr>
              <w:t>Initial version</w:t>
            </w:r>
          </w:p>
        </w:tc>
      </w:tr>
    </w:tbl>
    <w:p>
      <w:pPr>
        <w:pStyle w:val="Normal"/>
        <w:rPr>
          <w:lang w:eastAsia="ar-SA"/>
        </w:rPr>
      </w:pPr>
      <w:r>
        <w:rPr>
          <w:lang w:eastAsia="ar-SA"/>
        </w:rPr>
      </w:r>
      <w:r>
        <w:br w:type="page"/>
      </w:r>
    </w:p>
    <w:p>
      <w:pPr>
        <w:pStyle w:val="Normal"/>
        <w:pBdr>
          <w:bottom w:val="single" w:sz="4" w:space="1" w:color="365F91"/>
        </w:pBdr>
        <w:spacing w:before="0" w:after="360"/>
        <w:rPr/>
      </w:pPr>
      <w:r>
        <w:rPr>
          <w:rFonts w:cs="Arial" w:ascii="Arial Black" w:hAnsi="Arial Black"/>
          <w:b/>
          <w:i/>
          <w:iCs/>
          <w:color w:val="006699"/>
          <w:sz w:val="32"/>
          <w:szCs w:val="32"/>
          <w:lang w:eastAsia="fr-FR"/>
        </w:rPr>
        <w:t>Table of contents</w:t>
      </w:r>
    </w:p>
    <w:p>
      <w:pPr>
        <w:pStyle w:val="Contents1"/>
        <w:tabs>
          <w:tab w:val="left" w:pos="480" w:leader="none"/>
          <w:tab w:val="right" w:pos="9074" w:leader="dot"/>
        </w:tabs>
        <w:rPr>
          <w:rFonts w:ascii="Calibri" w:hAnsi="Calibri" w:eastAsia="" w:cs="" w:asciiTheme="minorHAnsi" w:cstheme="minorBidi" w:eastAsiaTheme="minorEastAsia" w:hAnsiTheme="minorHAnsi"/>
          <w:sz w:val="22"/>
          <w:szCs w:val="22"/>
          <w:lang w:val="en-US"/>
        </w:rPr>
      </w:pPr>
      <w:r>
        <w:fldChar w:fldCharType="begin"/>
      </w:r>
      <w:r>
        <w:instrText> TOC \z \o "1-4" \h</w:instrText>
      </w:r>
      <w:r>
        <w:fldChar w:fldCharType="separate"/>
      </w:r>
      <w:hyperlink w:anchor="_Toc417423419">
        <w:r>
          <w:rPr>
            <w:webHidden/>
            <w:rStyle w:val="IndexLink"/>
            <w:vanish w:val="false"/>
          </w:rPr>
          <w:t>1</w:t>
        </w:r>
        <w:r>
          <w:rPr>
            <w:rStyle w:val="IndexLink"/>
            <w:rFonts w:eastAsia="" w:cs="" w:ascii="Calibri" w:hAnsi="Calibri" w:asciiTheme="minorHAnsi" w:cstheme="minorBidi" w:eastAsiaTheme="minorEastAsia" w:hAnsiTheme="minorHAnsi"/>
            <w:sz w:val="22"/>
            <w:szCs w:val="22"/>
            <w:lang w:val="en-US"/>
          </w:rPr>
          <w:tab/>
        </w:r>
        <w:r>
          <w:rPr>
            <w:rStyle w:val="IndexLink"/>
          </w:rPr>
          <w:t>Introduction</w:t>
        </w:r>
        <w:r>
          <w:rPr>
            <w:webHidden/>
          </w:rPr>
          <w:fldChar w:fldCharType="begin"/>
        </w:r>
        <w:r>
          <w:rPr>
            <w:webHidden/>
          </w:rPr>
          <w:instrText>PAGEREF _Toc417423419 \h</w:instrText>
        </w:r>
        <w:r>
          <w:rPr>
            <w:webHidden/>
          </w:rPr>
          <w:fldChar w:fldCharType="separate"/>
        </w:r>
        <w:r>
          <w:rPr>
            <w:rStyle w:val="IndexLink"/>
            <w:vanish w:val="false"/>
          </w:rPr>
          <w:tab/>
          <w:t>18</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20">
        <w:r>
          <w:rPr>
            <w:webHidden/>
            <w:rStyle w:val="IndexLink"/>
            <w:vanish w:val="false"/>
          </w:rPr>
          <w:t>1.1</w:t>
        </w:r>
        <w:r>
          <w:rPr>
            <w:rStyle w:val="IndexLink"/>
            <w:rFonts w:eastAsia="" w:cs="" w:ascii="Calibri" w:hAnsi="Calibri" w:asciiTheme="minorHAnsi" w:cstheme="minorBidi" w:eastAsiaTheme="minorEastAsia" w:hAnsiTheme="minorHAnsi"/>
            <w:sz w:val="22"/>
            <w:szCs w:val="22"/>
            <w:lang w:val="en-US"/>
          </w:rPr>
          <w:tab/>
        </w:r>
        <w:r>
          <w:rPr>
            <w:rStyle w:val="IndexLink"/>
          </w:rPr>
          <w:t>Purpose and Scope</w:t>
        </w:r>
        <w:r>
          <w:rPr>
            <w:webHidden/>
          </w:rPr>
          <w:fldChar w:fldCharType="begin"/>
        </w:r>
        <w:r>
          <w:rPr>
            <w:webHidden/>
          </w:rPr>
          <w:instrText>PAGEREF _Toc417423420 \h</w:instrText>
        </w:r>
        <w:r>
          <w:rPr>
            <w:webHidden/>
          </w:rPr>
          <w:fldChar w:fldCharType="separate"/>
        </w:r>
        <w:r>
          <w:rPr>
            <w:rStyle w:val="IndexLink"/>
            <w:vanish w:val="false"/>
          </w:rPr>
          <w:tab/>
          <w:t>18</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21">
        <w:r>
          <w:rPr>
            <w:webHidden/>
            <w:rStyle w:val="IndexLink"/>
            <w:vanish w:val="false"/>
          </w:rPr>
          <w:t>1.2</w:t>
        </w:r>
        <w:r>
          <w:rPr>
            <w:rStyle w:val="IndexLink"/>
            <w:rFonts w:eastAsia="" w:cs="" w:ascii="Calibri" w:hAnsi="Calibri" w:asciiTheme="minorHAnsi" w:cstheme="minorBidi" w:eastAsiaTheme="minorEastAsia" w:hAnsiTheme="minorHAnsi"/>
            <w:sz w:val="22"/>
            <w:szCs w:val="22"/>
            <w:lang w:val="en-US"/>
          </w:rPr>
          <w:tab/>
        </w:r>
        <w:r>
          <w:rPr>
            <w:rStyle w:val="IndexLink"/>
          </w:rPr>
          <w:t>Structure of the Document</w:t>
        </w:r>
        <w:r>
          <w:rPr>
            <w:webHidden/>
          </w:rPr>
          <w:fldChar w:fldCharType="begin"/>
        </w:r>
        <w:r>
          <w:rPr>
            <w:webHidden/>
          </w:rPr>
          <w:instrText>PAGEREF _Toc417423421 \h</w:instrText>
        </w:r>
        <w:r>
          <w:rPr>
            <w:webHidden/>
          </w:rPr>
          <w:fldChar w:fldCharType="separate"/>
        </w:r>
        <w:r>
          <w:rPr>
            <w:rStyle w:val="IndexLink"/>
            <w:vanish w:val="false"/>
          </w:rPr>
          <w:tab/>
          <w:t>18</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22">
        <w:r>
          <w:rPr>
            <w:webHidden/>
            <w:rStyle w:val="IndexLink"/>
            <w:vanish w:val="false"/>
          </w:rPr>
          <w:t>1.3</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_Toc417423422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23">
        <w:r>
          <w:rPr>
            <w:webHidden/>
            <w:rStyle w:val="IndexLink"/>
            <w:vanish w:val="false"/>
          </w:rPr>
          <w:t>1.3.1</w:t>
        </w:r>
        <w:r>
          <w:rPr>
            <w:rStyle w:val="IndexLink"/>
            <w:rFonts w:eastAsia="" w:cs="" w:ascii="Calibri" w:hAnsi="Calibri" w:asciiTheme="minorHAnsi" w:cstheme="minorBidi" w:eastAsiaTheme="minorEastAsia" w:hAnsiTheme="minorHAnsi"/>
            <w:sz w:val="22"/>
            <w:szCs w:val="22"/>
            <w:lang w:val="en-US"/>
          </w:rPr>
          <w:tab/>
        </w:r>
        <w:r>
          <w:rPr>
            <w:rStyle w:val="IndexLink"/>
          </w:rPr>
          <w:t>Applicable Documents</w:t>
        </w:r>
        <w:r>
          <w:rPr>
            <w:webHidden/>
          </w:rPr>
          <w:fldChar w:fldCharType="begin"/>
        </w:r>
        <w:r>
          <w:rPr>
            <w:webHidden/>
          </w:rPr>
          <w:instrText>PAGEREF _Toc417423423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24">
        <w:r>
          <w:rPr>
            <w:webHidden/>
            <w:rStyle w:val="IndexLink"/>
            <w:vanish w:val="false"/>
          </w:rPr>
          <w:t>1.3.2</w:t>
        </w:r>
        <w:r>
          <w:rPr>
            <w:rStyle w:val="IndexLink"/>
            <w:rFonts w:eastAsia="" w:cs="" w:ascii="Calibri" w:hAnsi="Calibri" w:asciiTheme="minorHAnsi" w:cstheme="minorBidi" w:eastAsiaTheme="minorEastAsia" w:hAnsiTheme="minorHAnsi"/>
            <w:sz w:val="22"/>
            <w:szCs w:val="22"/>
            <w:lang w:val="en-US"/>
          </w:rPr>
          <w:tab/>
        </w:r>
        <w:r>
          <w:rPr>
            <w:rStyle w:val="IndexLink"/>
          </w:rPr>
          <w:t>Reference Documents</w:t>
        </w:r>
        <w:r>
          <w:rPr>
            <w:webHidden/>
          </w:rPr>
          <w:fldChar w:fldCharType="begin"/>
        </w:r>
        <w:r>
          <w:rPr>
            <w:webHidden/>
          </w:rPr>
          <w:instrText>PAGEREF _Toc417423424 \h</w:instrText>
        </w:r>
        <w:r>
          <w:rPr>
            <w:webHidden/>
          </w:rPr>
          <w:fldChar w:fldCharType="separate"/>
        </w:r>
        <w:r>
          <w:rPr>
            <w:rStyle w:val="IndexLink"/>
            <w:vanish w:val="false"/>
          </w:rPr>
          <w:tab/>
          <w:t>19</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25">
        <w:r>
          <w:rPr>
            <w:webHidden/>
            <w:rStyle w:val="IndexLink"/>
            <w:vanish w:val="false"/>
          </w:rPr>
          <w:t>1.3.3</w:t>
        </w:r>
        <w:r>
          <w:rPr>
            <w:rStyle w:val="IndexLink"/>
            <w:rFonts w:eastAsia="" w:cs="" w:ascii="Calibri" w:hAnsi="Calibri" w:asciiTheme="minorHAnsi" w:cstheme="minorBidi" w:eastAsiaTheme="minorEastAsia" w:hAnsiTheme="minorHAnsi"/>
            <w:sz w:val="22"/>
            <w:szCs w:val="22"/>
            <w:lang w:val="en-US"/>
          </w:rPr>
          <w:tab/>
        </w:r>
        <w:r>
          <w:rPr>
            <w:rStyle w:val="IndexLink"/>
          </w:rPr>
          <w:t>Acronyms and Abbreviations</w:t>
        </w:r>
        <w:r>
          <w:rPr>
            <w:webHidden/>
          </w:rPr>
          <w:fldChar w:fldCharType="begin"/>
        </w:r>
        <w:r>
          <w:rPr>
            <w:webHidden/>
          </w:rPr>
          <w:instrText>PAGEREF _Toc417423425 \h</w:instrText>
        </w:r>
        <w:r>
          <w:rPr>
            <w:webHidden/>
          </w:rPr>
          <w:fldChar w:fldCharType="separate"/>
        </w:r>
        <w:r>
          <w:rPr>
            <w:rStyle w:val="IndexLink"/>
            <w:vanish w:val="false"/>
          </w:rPr>
          <w:tab/>
          <w:t>19</w:t>
        </w:r>
        <w:r>
          <w:rPr>
            <w:webHidden/>
          </w:rPr>
          <w:fldChar w:fldCharType="end"/>
        </w:r>
      </w:hyperlink>
    </w:p>
    <w:p>
      <w:pPr>
        <w:pStyle w:val="Contents1"/>
        <w:tabs>
          <w:tab w:val="left" w:pos="480" w:leader="none"/>
          <w:tab w:val="right" w:pos="9074" w:leader="dot"/>
        </w:tabs>
        <w:rPr>
          <w:rFonts w:ascii="Calibri" w:hAnsi="Calibri" w:eastAsia="" w:cs="" w:asciiTheme="minorHAnsi" w:cstheme="minorBidi" w:eastAsiaTheme="minorEastAsia" w:hAnsiTheme="minorHAnsi"/>
          <w:sz w:val="22"/>
          <w:szCs w:val="22"/>
          <w:lang w:val="en-US"/>
        </w:rPr>
      </w:pPr>
      <w:hyperlink w:anchor="_Toc417423426">
        <w:r>
          <w:rPr>
            <w:webHidden/>
            <w:rStyle w:val="IndexLink"/>
            <w:vanish w:val="false"/>
          </w:rPr>
          <w:t>2</w:t>
        </w:r>
        <w:r>
          <w:rPr>
            <w:rStyle w:val="IndexLink"/>
            <w:rFonts w:eastAsia="" w:cs="" w:ascii="Calibri" w:hAnsi="Calibri" w:asciiTheme="minorHAnsi" w:cstheme="minorBidi" w:eastAsiaTheme="minorEastAsia" w:hAnsiTheme="minorHAnsi"/>
            <w:sz w:val="22"/>
            <w:szCs w:val="22"/>
            <w:lang w:val="en-US"/>
          </w:rPr>
          <w:tab/>
        </w:r>
        <w:r>
          <w:rPr>
            <w:rStyle w:val="IndexLink"/>
          </w:rPr>
          <w:t>System Algorithm Theoretical Basis Documents</w:t>
        </w:r>
        <w:r>
          <w:rPr>
            <w:webHidden/>
          </w:rPr>
          <w:fldChar w:fldCharType="begin"/>
        </w:r>
        <w:r>
          <w:rPr>
            <w:webHidden/>
          </w:rPr>
          <w:instrText>PAGEREF _Toc417423426 \h</w:instrText>
        </w:r>
        <w:r>
          <w:rPr>
            <w:webHidden/>
          </w:rPr>
          <w:fldChar w:fldCharType="separate"/>
        </w:r>
        <w:r>
          <w:rPr>
            <w:rStyle w:val="IndexLink"/>
            <w:vanish w:val="false"/>
          </w:rPr>
          <w:tab/>
          <w:t>21</w:t>
        </w:r>
        <w:r>
          <w:rPr>
            <w:webHidden/>
          </w:rPr>
          <w:fldChar w:fldCharType="end"/>
        </w:r>
      </w:hyperlink>
    </w:p>
    <w:p>
      <w:pPr>
        <w:pStyle w:val="Contents1"/>
        <w:tabs>
          <w:tab w:val="left" w:pos="480" w:leader="none"/>
          <w:tab w:val="right" w:pos="9074" w:leader="dot"/>
        </w:tabs>
        <w:rPr>
          <w:rFonts w:ascii="Calibri" w:hAnsi="Calibri" w:eastAsia="" w:cs="" w:asciiTheme="minorHAnsi" w:cstheme="minorBidi" w:eastAsiaTheme="minorEastAsia" w:hAnsiTheme="minorHAnsi"/>
          <w:sz w:val="22"/>
          <w:szCs w:val="22"/>
          <w:lang w:val="en-US"/>
        </w:rPr>
      </w:pPr>
      <w:hyperlink w:anchor="_Toc417423427">
        <w:r>
          <w:rPr>
            <w:webHidden/>
            <w:rStyle w:val="IndexLink"/>
            <w:vanish w:val="false"/>
          </w:rPr>
          <w:t>3</w:t>
        </w:r>
        <w:r>
          <w:rPr>
            <w:rStyle w:val="IndexLink"/>
            <w:rFonts w:eastAsia="" w:cs="" w:ascii="Calibri" w:hAnsi="Calibri" w:asciiTheme="minorHAnsi" w:cstheme="minorBidi" w:eastAsiaTheme="minorEastAsia" w:hAnsiTheme="minorHAnsi"/>
            <w:sz w:val="22"/>
            <w:szCs w:val="22"/>
            <w:lang w:val="en-US"/>
          </w:rPr>
          <w:tab/>
        </w:r>
        <w:r>
          <w:rPr>
            <w:rStyle w:val="IndexLink"/>
          </w:rPr>
          <w:t>Design overview</w:t>
        </w:r>
        <w:r>
          <w:rPr>
            <w:webHidden/>
          </w:rPr>
          <w:fldChar w:fldCharType="begin"/>
        </w:r>
        <w:r>
          <w:rPr>
            <w:webHidden/>
          </w:rPr>
          <w:instrText>PAGEREF _Toc417423427 \h</w:instrText>
        </w:r>
        <w:r>
          <w:rPr>
            <w:webHidden/>
          </w:rPr>
          <w:fldChar w:fldCharType="separate"/>
        </w:r>
        <w:r>
          <w:rPr>
            <w:rStyle w:val="IndexLink"/>
            <w:vanish w:val="false"/>
          </w:rPr>
          <w:tab/>
          <w:t>22</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28">
        <w:r>
          <w:rPr>
            <w:webHidden/>
            <w:rStyle w:val="IndexLink"/>
            <w:vanish w:val="false"/>
          </w:rPr>
          <w:t>3.1</w:t>
        </w:r>
        <w:r>
          <w:rPr>
            <w:rStyle w:val="IndexLink"/>
            <w:rFonts w:eastAsia="" w:cs="" w:ascii="Calibri" w:hAnsi="Calibri" w:asciiTheme="minorHAnsi" w:cstheme="minorBidi" w:eastAsiaTheme="minorEastAsia" w:hAnsiTheme="minorHAnsi"/>
            <w:sz w:val="22"/>
            <w:szCs w:val="22"/>
            <w:lang w:val="en-US"/>
          </w:rPr>
          <w:tab/>
        </w:r>
        <w:r>
          <w:rPr>
            <w:rStyle w:val="IndexLink"/>
          </w:rPr>
          <w:t>System static architecture</w:t>
        </w:r>
        <w:r>
          <w:rPr>
            <w:webHidden/>
          </w:rPr>
          <w:fldChar w:fldCharType="begin"/>
        </w:r>
        <w:r>
          <w:rPr>
            <w:webHidden/>
          </w:rPr>
          <w:instrText>PAGEREF _Toc417423428 \h</w:instrText>
        </w:r>
        <w:r>
          <w:rPr>
            <w:webHidden/>
          </w:rPr>
          <w:fldChar w:fldCharType="separate"/>
        </w:r>
        <w:r>
          <w:rPr>
            <w:rStyle w:val="IndexLink"/>
            <w:vanish w:val="false"/>
          </w:rPr>
          <w:tab/>
          <w:t>22</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29">
        <w:r>
          <w:rPr>
            <w:webHidden/>
            <w:rStyle w:val="IndexLink"/>
            <w:vanish w:val="false"/>
          </w:rPr>
          <w:t>3.1.1</w:t>
        </w:r>
        <w:r>
          <w:rPr>
            <w:rStyle w:val="IndexLink"/>
            <w:rFonts w:eastAsia="" w:cs="" w:ascii="Calibri" w:hAnsi="Calibri" w:asciiTheme="minorHAnsi" w:cstheme="minorBidi" w:eastAsiaTheme="minorEastAsia" w:hAnsiTheme="minorHAnsi"/>
            <w:sz w:val="22"/>
            <w:szCs w:val="22"/>
            <w:lang w:val="en-US"/>
          </w:rPr>
          <w:tab/>
        </w:r>
        <w:r>
          <w:rPr>
            <w:rStyle w:val="IndexLink"/>
          </w:rPr>
          <w:t>User Interface Layer</w:t>
        </w:r>
        <w:r>
          <w:rPr>
            <w:webHidden/>
          </w:rPr>
          <w:fldChar w:fldCharType="begin"/>
        </w:r>
        <w:r>
          <w:rPr>
            <w:webHidden/>
          </w:rPr>
          <w:instrText>PAGEREF _Toc417423429 \h</w:instrText>
        </w:r>
        <w:r>
          <w:rPr>
            <w:webHidden/>
          </w:rPr>
          <w:fldChar w:fldCharType="separate"/>
        </w:r>
        <w:r>
          <w:rPr>
            <w:rStyle w:val="IndexLink"/>
            <w:vanish w:val="false"/>
          </w:rPr>
          <w:tab/>
          <w:t>22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0">
        <w:r>
          <w:rPr>
            <w:webHidden/>
            <w:rStyle w:val="IndexLink"/>
            <w:vanish w:val="false"/>
            <w14:scene3d>
              <w14:camera w14:prst="orthographicFront"/>
              <w14:lightRig w14:rig="threePt" w14:dir="t">
                <w14:rot w14:lat="0" w14:lon="0" w14:rev="0"/>
              </w14:lightRig>
            </w14:scene3d>
          </w:rPr>
          <w:t>3.1.1.1</w:t>
        </w:r>
        <w:r>
          <w:rPr>
            <w:rStyle w:val="IndexLink"/>
            <w:rFonts w:eastAsia="" w:cs="" w:ascii="Calibri" w:hAnsi="Calibri" w:asciiTheme="minorHAnsi" w:cstheme="minorBidi" w:eastAsiaTheme="minorEastAsia" w:hAnsiTheme="minorHAnsi"/>
            <w:sz w:val="22"/>
            <w:szCs w:val="22"/>
            <w:lang w:val="en-US"/>
          </w:rPr>
          <w:tab/>
        </w:r>
        <w:r>
          <w:rPr>
            <w:rStyle w:val="IndexLink"/>
          </w:rPr>
          <w:t>Processing System Configuration Utility</w:t>
        </w:r>
        <w:r>
          <w:rPr>
            <w:webHidden/>
          </w:rPr>
          <w:fldChar w:fldCharType="begin"/>
        </w:r>
        <w:r>
          <w:rPr>
            <w:webHidden/>
          </w:rPr>
          <w:instrText>PAGEREF _Toc417423430 \h</w:instrText>
        </w:r>
        <w:r>
          <w:rPr>
            <w:webHidden/>
          </w:rPr>
          <w:fldChar w:fldCharType="separate"/>
        </w:r>
        <w:r>
          <w:rPr>
            <w:rStyle w:val="IndexLink"/>
            <w:vanish w:val="false"/>
          </w:rPr>
          <w:tab/>
          <w:t>23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1">
        <w:r>
          <w:rPr>
            <w:webHidden/>
            <w:rStyle w:val="IndexLink"/>
            <w:vanish w:val="false"/>
            <w14:scene3d>
              <w14:camera w14:prst="orthographicFront"/>
              <w14:lightRig w14:rig="threePt" w14:dir="t">
                <w14:rot w14:lat="0" w14:lon="0" w14:rev="0"/>
              </w14:lightRig>
            </w14:scene3d>
          </w:rPr>
          <w:t>3.1.1.2</w:t>
        </w:r>
        <w:r>
          <w:rPr>
            <w:rStyle w:val="IndexLink"/>
            <w:rFonts w:eastAsia="" w:cs="" w:ascii="Calibri" w:hAnsi="Calibri" w:asciiTheme="minorHAnsi" w:cstheme="minorBidi" w:eastAsiaTheme="minorEastAsia" w:hAnsiTheme="minorHAnsi"/>
            <w:sz w:val="22"/>
            <w:szCs w:val="22"/>
            <w:lang w:val="en-US"/>
          </w:rPr>
          <w:tab/>
        </w:r>
        <w:r>
          <w:rPr>
            <w:rStyle w:val="IndexLink"/>
          </w:rPr>
          <w:t>Execution Dashboard</w:t>
        </w:r>
        <w:r>
          <w:rPr>
            <w:webHidden/>
          </w:rPr>
          <w:fldChar w:fldCharType="begin"/>
        </w:r>
        <w:r>
          <w:rPr>
            <w:webHidden/>
          </w:rPr>
          <w:instrText>PAGEREF _Toc417423431 \h</w:instrText>
        </w:r>
        <w:r>
          <w:rPr>
            <w:webHidden/>
          </w:rPr>
          <w:fldChar w:fldCharType="separate"/>
        </w:r>
        <w:r>
          <w:rPr>
            <w:rStyle w:val="IndexLink"/>
            <w:vanish w:val="false"/>
          </w:rPr>
          <w:tab/>
          <w:t>24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2">
        <w:r>
          <w:rPr>
            <w:webHidden/>
            <w:rStyle w:val="IndexLink"/>
            <w:vanish w:val="false"/>
            <w14:scene3d>
              <w14:camera w14:prst="orthographicFront"/>
              <w14:lightRig w14:rig="threePt" w14:dir="t">
                <w14:rot w14:lat="0" w14:lon="0" w14:rev="0"/>
              </w14:lightRig>
            </w14:scene3d>
          </w:rPr>
          <w:t>3.1.1.3</w:t>
        </w:r>
        <w:r>
          <w:rPr>
            <w:rStyle w:val="IndexLink"/>
            <w:rFonts w:eastAsia="" w:cs="" w:ascii="Calibri" w:hAnsi="Calibri" w:asciiTheme="minorHAnsi" w:cstheme="minorBidi" w:eastAsiaTheme="minorEastAsia" w:hAnsiTheme="minorHAnsi"/>
            <w:sz w:val="22"/>
            <w:szCs w:val="22"/>
            <w:lang w:val="en-US"/>
          </w:rPr>
          <w:tab/>
        </w:r>
        <w:r>
          <w:rPr>
            <w:rStyle w:val="IndexLink"/>
          </w:rPr>
          <w:t>User Subscription Manager</w:t>
        </w:r>
        <w:r>
          <w:rPr>
            <w:webHidden/>
          </w:rPr>
          <w:fldChar w:fldCharType="begin"/>
        </w:r>
        <w:r>
          <w:rPr>
            <w:webHidden/>
          </w:rPr>
          <w:instrText>PAGEREF _Toc417423432 \h</w:instrText>
        </w:r>
        <w:r>
          <w:rPr>
            <w:webHidden/>
          </w:rPr>
          <w:fldChar w:fldCharType="separate"/>
        </w:r>
        <w:r>
          <w:rPr>
            <w:rStyle w:val="IndexLink"/>
            <w:vanish w:val="false"/>
          </w:rPr>
          <w:tab/>
          <w:t>26</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33">
        <w:r>
          <w:rPr>
            <w:webHidden/>
            <w:rStyle w:val="IndexLink"/>
            <w:vanish w:val="false"/>
          </w:rPr>
          <w:t>3.1.2</w:t>
        </w:r>
        <w:r>
          <w:rPr>
            <w:rStyle w:val="IndexLink"/>
            <w:rFonts w:eastAsia="" w:cs="" w:ascii="Calibri" w:hAnsi="Calibri" w:asciiTheme="minorHAnsi" w:cstheme="minorBidi" w:eastAsiaTheme="minorEastAsia" w:hAnsiTheme="minorHAnsi"/>
            <w:sz w:val="22"/>
            <w:szCs w:val="22"/>
            <w:lang w:val="en-US"/>
          </w:rPr>
          <w:tab/>
        </w:r>
        <w:r>
          <w:rPr>
            <w:rStyle w:val="IndexLink"/>
          </w:rPr>
          <w:t>Service Layer</w:t>
        </w:r>
        <w:r>
          <w:rPr>
            <w:webHidden/>
          </w:rPr>
          <w:fldChar w:fldCharType="begin"/>
        </w:r>
        <w:r>
          <w:rPr>
            <w:webHidden/>
          </w:rPr>
          <w:instrText>PAGEREF _Toc417423433 \h</w:instrText>
        </w:r>
        <w:r>
          <w:rPr>
            <w:webHidden/>
          </w:rPr>
          <w:fldChar w:fldCharType="separate"/>
        </w:r>
        <w:r>
          <w:rPr>
            <w:rStyle w:val="IndexLink"/>
            <w:vanish w:val="false"/>
          </w:rPr>
          <w:tab/>
          <w:t>26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4">
        <w:r>
          <w:rPr>
            <w:webHidden/>
            <w:rStyle w:val="IndexLink"/>
            <w:vanish w:val="false"/>
            <w14:scene3d>
              <w14:camera w14:prst="orthographicFront"/>
              <w14:lightRig w14:rig="threePt" w14:dir="t">
                <w14:rot w14:lat="0" w14:lon="0" w14:rev="0"/>
              </w14:lightRig>
            </w14:scene3d>
          </w:rPr>
          <w:t>3.1.2.1</w:t>
        </w:r>
        <w:r>
          <w:rPr>
            <w:rStyle w:val="IndexLink"/>
            <w:rFonts w:eastAsia="" w:cs="" w:ascii="Calibri" w:hAnsi="Calibri" w:asciiTheme="minorHAnsi" w:cstheme="minorBidi" w:eastAsiaTheme="minorEastAsia" w:hAnsiTheme="minorHAnsi"/>
            <w:sz w:val="22"/>
            <w:szCs w:val="22"/>
            <w:lang w:val="en-US"/>
          </w:rPr>
          <w:tab/>
        </w:r>
        <w:r>
          <w:rPr>
            <w:rStyle w:val="IndexLink"/>
          </w:rPr>
          <w:t>L1C Product Downloader</w:t>
        </w:r>
        <w:r>
          <w:rPr>
            <w:webHidden/>
          </w:rPr>
          <w:fldChar w:fldCharType="begin"/>
        </w:r>
        <w:r>
          <w:rPr>
            <w:webHidden/>
          </w:rPr>
          <w:instrText>PAGEREF _Toc417423434 \h</w:instrText>
        </w:r>
        <w:r>
          <w:rPr>
            <w:webHidden/>
          </w:rPr>
          <w:fldChar w:fldCharType="separate"/>
        </w:r>
        <w:r>
          <w:rPr>
            <w:rStyle w:val="IndexLink"/>
            <w:vanish w:val="false"/>
          </w:rPr>
          <w:tab/>
          <w:t>26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5">
        <w:r>
          <w:rPr>
            <w:webHidden/>
            <w:rStyle w:val="IndexLink"/>
            <w:vanish w:val="false"/>
            <w14:scene3d>
              <w14:camera w14:prst="orthographicFront"/>
              <w14:lightRig w14:rig="threePt" w14:dir="t">
                <w14:rot w14:lat="0" w14:lon="0" w14:rev="0"/>
              </w14:lightRig>
            </w14:scene3d>
          </w:rPr>
          <w:t>3.1.2.2</w:t>
        </w:r>
        <w:r>
          <w:rPr>
            <w:rStyle w:val="IndexLink"/>
            <w:rFonts w:eastAsia="" w:cs="" w:ascii="Calibri" w:hAnsi="Calibri" w:asciiTheme="minorHAnsi" w:cstheme="minorBidi" w:eastAsiaTheme="minorEastAsia" w:hAnsiTheme="minorHAnsi"/>
            <w:sz w:val="22"/>
            <w:szCs w:val="22"/>
            <w:lang w:val="en-US"/>
          </w:rPr>
          <w:tab/>
        </w:r>
        <w:r>
          <w:rPr>
            <w:rStyle w:val="IndexLink"/>
          </w:rPr>
          <w:t>L1T Product Downloader</w:t>
        </w:r>
        <w:r>
          <w:rPr>
            <w:webHidden/>
          </w:rPr>
          <w:fldChar w:fldCharType="begin"/>
        </w:r>
        <w:r>
          <w:rPr>
            <w:webHidden/>
          </w:rPr>
          <w:instrText>PAGEREF _Toc417423435 \h</w:instrText>
        </w:r>
        <w:r>
          <w:rPr>
            <w:webHidden/>
          </w:rPr>
          <w:fldChar w:fldCharType="separate"/>
        </w:r>
        <w:r>
          <w:rPr>
            <w:rStyle w:val="IndexLink"/>
            <w:vanish w:val="false"/>
          </w:rPr>
          <w:tab/>
          <w:t>26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6">
        <w:r>
          <w:rPr>
            <w:webHidden/>
            <w:rStyle w:val="IndexLink"/>
            <w:vanish w:val="false"/>
            <w14:scene3d>
              <w14:camera w14:prst="orthographicFront"/>
              <w14:lightRig w14:rig="threePt" w14:dir="t">
                <w14:rot w14:lat="0" w14:lon="0" w14:rev="0"/>
              </w14:lightRig>
            </w14:scene3d>
          </w:rPr>
          <w:t>3.1.2.3</w:t>
        </w:r>
        <w:r>
          <w:rPr>
            <w:rStyle w:val="IndexLink"/>
            <w:rFonts w:eastAsia="" w:cs="" w:ascii="Calibri" w:hAnsi="Calibri" w:asciiTheme="minorHAnsi" w:cstheme="minorBidi" w:eastAsiaTheme="minorEastAsia" w:hAnsiTheme="minorHAnsi"/>
            <w:sz w:val="22"/>
            <w:szCs w:val="22"/>
            <w:lang w:val="en-US"/>
          </w:rPr>
          <w:tab/>
        </w:r>
        <w:r>
          <w:rPr>
            <w:rStyle w:val="IndexLink"/>
          </w:rPr>
          <w:t>The Orchestrator</w:t>
        </w:r>
        <w:r>
          <w:rPr>
            <w:webHidden/>
          </w:rPr>
          <w:fldChar w:fldCharType="begin"/>
        </w:r>
        <w:r>
          <w:rPr>
            <w:webHidden/>
          </w:rPr>
          <w:instrText>PAGEREF _Toc417423436 \h</w:instrText>
        </w:r>
        <w:r>
          <w:rPr>
            <w:webHidden/>
          </w:rPr>
          <w:fldChar w:fldCharType="separate"/>
        </w:r>
        <w:r>
          <w:rPr>
            <w:rStyle w:val="IndexLink"/>
            <w:vanish w:val="false"/>
          </w:rPr>
          <w:tab/>
          <w:t>26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7">
        <w:r>
          <w:rPr>
            <w:webHidden/>
            <w:rStyle w:val="IndexLink"/>
            <w:vanish w:val="false"/>
            <w14:scene3d>
              <w14:camera w14:prst="orthographicFront"/>
              <w14:lightRig w14:rig="threePt" w14:dir="t">
                <w14:rot w14:lat="0" w14:lon="0" w14:rev="0"/>
              </w14:lightRig>
            </w14:scene3d>
          </w:rPr>
          <w:t>3.1.2.4</w:t>
        </w:r>
        <w:r>
          <w:rPr>
            <w:rStyle w:val="IndexLink"/>
            <w:rFonts w:eastAsia="" w:cs="" w:ascii="Calibri" w:hAnsi="Calibri" w:asciiTheme="minorHAnsi" w:cstheme="minorBidi" w:eastAsiaTheme="minorEastAsia" w:hAnsiTheme="minorHAnsi"/>
            <w:sz w:val="22"/>
            <w:szCs w:val="22"/>
            <w:lang w:val="en-US"/>
          </w:rPr>
          <w:tab/>
        </w:r>
        <w:r>
          <w:rPr>
            <w:rStyle w:val="IndexLink"/>
          </w:rPr>
          <w:t>Scheduler</w:t>
        </w:r>
        <w:r>
          <w:rPr>
            <w:webHidden/>
          </w:rPr>
          <w:fldChar w:fldCharType="begin"/>
        </w:r>
        <w:r>
          <w:rPr>
            <w:webHidden/>
          </w:rPr>
          <w:instrText>PAGEREF _Toc417423437 \h</w:instrText>
        </w:r>
        <w:r>
          <w:rPr>
            <w:webHidden/>
          </w:rPr>
          <w:fldChar w:fldCharType="separate"/>
        </w:r>
        <w:r>
          <w:rPr>
            <w:rStyle w:val="IndexLink"/>
            <w:vanish w:val="false"/>
          </w:rPr>
          <w:tab/>
          <w:t>27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8">
        <w:r>
          <w:rPr>
            <w:webHidden/>
            <w:rStyle w:val="IndexLink"/>
            <w:vanish w:val="false"/>
            <w14:scene3d>
              <w14:camera w14:prst="orthographicFront"/>
              <w14:lightRig w14:rig="threePt" w14:dir="t">
                <w14:rot w14:lat="0" w14:lon="0" w14:rev="0"/>
              </w14:lightRig>
            </w14:scene3d>
          </w:rPr>
          <w:t>3.1.2.5</w:t>
        </w:r>
        <w:r>
          <w:rPr>
            <w:rStyle w:val="IndexLink"/>
            <w:rFonts w:eastAsia="" w:cs="" w:ascii="Calibri" w:hAnsi="Calibri" w:asciiTheme="minorHAnsi" w:cstheme="minorBidi" w:eastAsiaTheme="minorEastAsia" w:hAnsiTheme="minorHAnsi"/>
            <w:sz w:val="22"/>
            <w:szCs w:val="22"/>
            <w:lang w:val="en-US"/>
          </w:rPr>
          <w:tab/>
        </w:r>
        <w:r>
          <w:rPr>
            <w:rStyle w:val="IndexLink"/>
          </w:rPr>
          <w:t>Resource Manager</w:t>
        </w:r>
        <w:r>
          <w:rPr>
            <w:webHidden/>
          </w:rPr>
          <w:fldChar w:fldCharType="begin"/>
        </w:r>
        <w:r>
          <w:rPr>
            <w:webHidden/>
          </w:rPr>
          <w:instrText>PAGEREF _Toc417423438 \h</w:instrText>
        </w:r>
        <w:r>
          <w:rPr>
            <w:webHidden/>
          </w:rPr>
          <w:fldChar w:fldCharType="separate"/>
        </w:r>
        <w:r>
          <w:rPr>
            <w:rStyle w:val="IndexLink"/>
            <w:vanish w:val="false"/>
          </w:rPr>
          <w:tab/>
          <w:t>27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39">
        <w:r>
          <w:rPr>
            <w:webHidden/>
            <w:rStyle w:val="IndexLink"/>
            <w:vanish w:val="false"/>
            <w14:scene3d>
              <w14:camera w14:prst="orthographicFront"/>
              <w14:lightRig w14:rig="threePt" w14:dir="t">
                <w14:rot w14:lat="0" w14:lon="0" w14:rev="0"/>
              </w14:lightRig>
            </w14:scene3d>
          </w:rPr>
          <w:t>3.1.2.6</w:t>
        </w:r>
        <w:r>
          <w:rPr>
            <w:rStyle w:val="IndexLink"/>
            <w:rFonts w:eastAsia="" w:cs="" w:ascii="Calibri" w:hAnsi="Calibri" w:asciiTheme="minorHAnsi" w:cstheme="minorBidi" w:eastAsiaTheme="minorEastAsia" w:hAnsiTheme="minorHAnsi"/>
            <w:sz w:val="22"/>
            <w:szCs w:val="22"/>
            <w:lang w:val="en-US"/>
          </w:rPr>
          <w:tab/>
        </w:r>
        <w:r>
          <w:rPr>
            <w:rStyle w:val="IndexLink"/>
          </w:rPr>
          <w:t>Processors</w:t>
        </w:r>
        <w:r>
          <w:rPr>
            <w:webHidden/>
          </w:rPr>
          <w:fldChar w:fldCharType="begin"/>
        </w:r>
        <w:r>
          <w:rPr>
            <w:webHidden/>
          </w:rPr>
          <w:instrText>PAGEREF _Toc417423439 \h</w:instrText>
        </w:r>
        <w:r>
          <w:rPr>
            <w:webHidden/>
          </w:rPr>
          <w:fldChar w:fldCharType="separate"/>
        </w:r>
        <w:r>
          <w:rPr>
            <w:rStyle w:val="IndexLink"/>
            <w:vanish w:val="false"/>
          </w:rPr>
          <w:tab/>
          <w:t>27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0">
        <w:r>
          <w:rPr>
            <w:webHidden/>
            <w:rStyle w:val="IndexLink"/>
            <w:vanish w:val="false"/>
            <w14:scene3d>
              <w14:camera w14:prst="orthographicFront"/>
              <w14:lightRig w14:rig="threePt" w14:dir="t">
                <w14:rot w14:lat="0" w14:lon="0" w14:rev="0"/>
              </w14:lightRig>
            </w14:scene3d>
          </w:rPr>
          <w:t>3.1.2.7</w:t>
        </w:r>
        <w:r>
          <w:rPr>
            <w:rStyle w:val="IndexLink"/>
            <w:rFonts w:eastAsia="" w:cs="" w:ascii="Calibri" w:hAnsi="Calibri" w:asciiTheme="minorHAnsi" w:cstheme="minorBidi" w:eastAsiaTheme="minorEastAsia" w:hAnsiTheme="minorHAnsi"/>
            <w:sz w:val="22"/>
            <w:szCs w:val="22"/>
            <w:lang w:val="en-US"/>
          </w:rPr>
          <w:tab/>
        </w:r>
        <w:r>
          <w:rPr>
            <w:rStyle w:val="IndexLink"/>
          </w:rPr>
          <w:t>Modules</w:t>
        </w:r>
        <w:r>
          <w:rPr>
            <w:webHidden/>
          </w:rPr>
          <w:fldChar w:fldCharType="begin"/>
        </w:r>
        <w:r>
          <w:rPr>
            <w:webHidden/>
          </w:rPr>
          <w:instrText>PAGEREF _Toc417423440 \h</w:instrText>
        </w:r>
        <w:r>
          <w:rPr>
            <w:webHidden/>
          </w:rPr>
          <w:fldChar w:fldCharType="separate"/>
        </w:r>
        <w:r>
          <w:rPr>
            <w:rStyle w:val="IndexLink"/>
            <w:vanish w:val="false"/>
          </w:rPr>
          <w:tab/>
          <w:t>29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1">
        <w:r>
          <w:rPr>
            <w:webHidden/>
            <w:rStyle w:val="IndexLink"/>
            <w:vanish w:val="false"/>
            <w14:scene3d>
              <w14:camera w14:prst="orthographicFront"/>
              <w14:lightRig w14:rig="threePt" w14:dir="t">
                <w14:rot w14:lat="0" w14:lon="0" w14:rev="0"/>
              </w14:lightRig>
            </w14:scene3d>
          </w:rPr>
          <w:t>3.1.2.8</w:t>
        </w:r>
        <w:r>
          <w:rPr>
            <w:rStyle w:val="IndexLink"/>
            <w:rFonts w:eastAsia="" w:cs="" w:ascii="Calibri" w:hAnsi="Calibri" w:asciiTheme="minorHAnsi" w:cstheme="minorBidi" w:eastAsiaTheme="minorEastAsia" w:hAnsiTheme="minorHAnsi"/>
            <w:sz w:val="22"/>
            <w:szCs w:val="22"/>
            <w:lang w:val="en-US"/>
          </w:rPr>
          <w:tab/>
        </w:r>
        <w:r>
          <w:rPr>
            <w:rStyle w:val="IndexLink"/>
          </w:rPr>
          <w:t>Archiver</w:t>
        </w:r>
        <w:r>
          <w:rPr>
            <w:webHidden/>
          </w:rPr>
          <w:fldChar w:fldCharType="begin"/>
        </w:r>
        <w:r>
          <w:rPr>
            <w:webHidden/>
          </w:rPr>
          <w:instrText>PAGEREF _Toc417423441 \h</w:instrText>
        </w:r>
        <w:r>
          <w:rPr>
            <w:webHidden/>
          </w:rPr>
          <w:fldChar w:fldCharType="separate"/>
        </w:r>
        <w:r>
          <w:rPr>
            <w:rStyle w:val="IndexLink"/>
            <w:vanish w:val="false"/>
          </w:rPr>
          <w:tab/>
          <w:t>29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2">
        <w:r>
          <w:rPr>
            <w:webHidden/>
            <w:rStyle w:val="IndexLink"/>
            <w:vanish w:val="false"/>
            <w14:scene3d>
              <w14:camera w14:prst="orthographicFront"/>
              <w14:lightRig w14:rig="threePt" w14:dir="t">
                <w14:rot w14:lat="0" w14:lon="0" w14:rev="0"/>
              </w14:lightRig>
            </w14:scene3d>
          </w:rPr>
          <w:t>3.1.2.9</w:t>
        </w:r>
        <w:r>
          <w:rPr>
            <w:rStyle w:val="IndexLink"/>
            <w:rFonts w:eastAsia="" w:cs="" w:ascii="Calibri" w:hAnsi="Calibri" w:asciiTheme="minorHAnsi" w:cstheme="minorBidi" w:eastAsiaTheme="minorEastAsia" w:hAnsiTheme="minorHAnsi"/>
            <w:sz w:val="22"/>
            <w:szCs w:val="22"/>
            <w:lang w:val="en-US"/>
          </w:rPr>
          <w:tab/>
        </w:r>
        <w:r>
          <w:rPr>
            <w:rStyle w:val="IndexLink"/>
          </w:rPr>
          <w:t>Persistence Manager</w:t>
        </w:r>
        <w:r>
          <w:rPr>
            <w:webHidden/>
          </w:rPr>
          <w:fldChar w:fldCharType="begin"/>
        </w:r>
        <w:r>
          <w:rPr>
            <w:webHidden/>
          </w:rPr>
          <w:instrText>PAGEREF _Toc417423442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43">
        <w:r>
          <w:rPr>
            <w:webHidden/>
            <w:rStyle w:val="IndexLink"/>
            <w:vanish w:val="false"/>
          </w:rPr>
          <w:t>3.1.3</w:t>
        </w:r>
        <w:r>
          <w:rPr>
            <w:rStyle w:val="IndexLink"/>
            <w:rFonts w:eastAsia="" w:cs="" w:ascii="Calibri" w:hAnsi="Calibri" w:asciiTheme="minorHAnsi" w:cstheme="minorBidi" w:eastAsiaTheme="minorEastAsia" w:hAnsiTheme="minorHAnsi"/>
            <w:sz w:val="22"/>
            <w:szCs w:val="22"/>
            <w:lang w:val="en-US"/>
          </w:rPr>
          <w:tab/>
        </w:r>
        <w:r>
          <w:rPr>
            <w:rStyle w:val="IndexLink"/>
          </w:rPr>
          <w:t>Persistence Layer</w:t>
        </w:r>
        <w:r>
          <w:rPr>
            <w:webHidden/>
          </w:rPr>
          <w:fldChar w:fldCharType="begin"/>
        </w:r>
        <w:r>
          <w:rPr>
            <w:webHidden/>
          </w:rPr>
          <w:instrText>PAGEREF _Toc417423443 \h</w:instrText>
        </w:r>
        <w:r>
          <w:rPr>
            <w:webHidden/>
          </w:rPr>
          <w:fldChar w:fldCharType="separate"/>
        </w:r>
        <w:r>
          <w:rPr>
            <w:rStyle w:val="IndexLink"/>
            <w:vanish w:val="false"/>
          </w:rPr>
          <w:tab/>
          <w:t>30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4">
        <w:r>
          <w:rPr>
            <w:webHidden/>
            <w:rStyle w:val="IndexLink"/>
            <w:vanish w:val="false"/>
            <w14:scene3d>
              <w14:camera w14:prst="orthographicFront"/>
              <w14:lightRig w14:rig="threePt" w14:dir="t">
                <w14:rot w14:lat="0" w14:lon="0" w14:rev="0"/>
              </w14:lightRig>
            </w14:scene3d>
          </w:rPr>
          <w:t>3.1.3.1</w:t>
        </w:r>
        <w:r>
          <w:rPr>
            <w:rStyle w:val="IndexLink"/>
            <w:rFonts w:eastAsia="" w:cs="" w:ascii="Calibri" w:hAnsi="Calibri" w:asciiTheme="minorHAnsi" w:cstheme="minorBidi" w:eastAsiaTheme="minorEastAsia" w:hAnsiTheme="minorHAnsi"/>
            <w:sz w:val="22"/>
            <w:szCs w:val="22"/>
            <w:lang w:val="en-US"/>
          </w:rPr>
          <w:tab/>
        </w:r>
        <w:r>
          <w:rPr>
            <w:rStyle w:val="IndexLink"/>
          </w:rPr>
          <w:t>Configuration Database</w:t>
        </w:r>
        <w:r>
          <w:rPr>
            <w:webHidden/>
          </w:rPr>
          <w:fldChar w:fldCharType="begin"/>
        </w:r>
        <w:r>
          <w:rPr>
            <w:webHidden/>
          </w:rPr>
          <w:instrText>PAGEREF _Toc417423444 \h</w:instrText>
        </w:r>
        <w:r>
          <w:rPr>
            <w:webHidden/>
          </w:rPr>
          <w:fldChar w:fldCharType="separate"/>
        </w:r>
        <w:r>
          <w:rPr>
            <w:rStyle w:val="IndexLink"/>
            <w:vanish w:val="false"/>
          </w:rPr>
          <w:tab/>
          <w:t>30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5">
        <w:r>
          <w:rPr>
            <w:webHidden/>
            <w:rStyle w:val="IndexLink"/>
            <w:vanish w:val="false"/>
            <w14:scene3d>
              <w14:camera w14:prst="orthographicFront"/>
              <w14:lightRig w14:rig="threePt" w14:dir="t">
                <w14:rot w14:lat="0" w14:lon="0" w14:rev="0"/>
              </w14:lightRig>
            </w14:scene3d>
          </w:rPr>
          <w:t>3.1.3.2</w:t>
        </w:r>
        <w:r>
          <w:rPr>
            <w:rStyle w:val="IndexLink"/>
            <w:rFonts w:eastAsia="" w:cs="" w:ascii="Calibri" w:hAnsi="Calibri" w:asciiTheme="minorHAnsi" w:cstheme="minorBidi" w:eastAsiaTheme="minorEastAsia" w:hAnsiTheme="minorHAnsi"/>
            <w:sz w:val="22"/>
            <w:szCs w:val="22"/>
            <w:lang w:val="en-US"/>
          </w:rPr>
          <w:tab/>
        </w:r>
        <w:r>
          <w:rPr>
            <w:rStyle w:val="IndexLink"/>
          </w:rPr>
          <w:t>Execution information database</w:t>
        </w:r>
        <w:r>
          <w:rPr>
            <w:webHidden/>
          </w:rPr>
          <w:fldChar w:fldCharType="begin"/>
        </w:r>
        <w:r>
          <w:rPr>
            <w:webHidden/>
          </w:rPr>
          <w:instrText>PAGEREF _Toc417423445 \h</w:instrText>
        </w:r>
        <w:r>
          <w:rPr>
            <w:webHidden/>
          </w:rPr>
          <w:fldChar w:fldCharType="separate"/>
        </w:r>
        <w:r>
          <w:rPr>
            <w:rStyle w:val="IndexLink"/>
            <w:vanish w:val="false"/>
          </w:rPr>
          <w:tab/>
          <w:t>30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6">
        <w:r>
          <w:rPr>
            <w:webHidden/>
            <w:rStyle w:val="IndexLink"/>
            <w:vanish w:val="false"/>
            <w14:scene3d>
              <w14:camera w14:prst="orthographicFront"/>
              <w14:lightRig w14:rig="threePt" w14:dir="t">
                <w14:rot w14:lat="0" w14:lon="0" w14:rev="0"/>
              </w14:lightRig>
            </w14:scene3d>
          </w:rPr>
          <w:t>3.1.3.3</w:t>
        </w:r>
        <w:r>
          <w:rPr>
            <w:rStyle w:val="IndexLink"/>
            <w:rFonts w:eastAsia="" w:cs="" w:ascii="Calibri" w:hAnsi="Calibri" w:asciiTheme="minorHAnsi" w:cstheme="minorBidi" w:eastAsiaTheme="minorEastAsia" w:hAnsiTheme="minorHAnsi"/>
            <w:sz w:val="22"/>
            <w:szCs w:val="22"/>
            <w:lang w:val="en-US"/>
          </w:rPr>
          <w:tab/>
        </w:r>
        <w:r>
          <w:rPr>
            <w:rStyle w:val="IndexLink"/>
          </w:rPr>
          <w:t>Processing Area (File System)</w:t>
        </w:r>
        <w:r>
          <w:rPr>
            <w:webHidden/>
          </w:rPr>
          <w:fldChar w:fldCharType="begin"/>
        </w:r>
        <w:r>
          <w:rPr>
            <w:webHidden/>
          </w:rPr>
          <w:instrText>PAGEREF _Toc417423446 \h</w:instrText>
        </w:r>
        <w:r>
          <w:rPr>
            <w:webHidden/>
          </w:rPr>
          <w:fldChar w:fldCharType="separate"/>
        </w:r>
        <w:r>
          <w:rPr>
            <w:rStyle w:val="IndexLink"/>
            <w:vanish w:val="false"/>
          </w:rPr>
          <w:tab/>
          <w:t>30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7">
        <w:r>
          <w:rPr>
            <w:webHidden/>
            <w:rStyle w:val="IndexLink"/>
            <w:vanish w:val="false"/>
            <w14:scene3d>
              <w14:camera w14:prst="orthographicFront"/>
              <w14:lightRig w14:rig="threePt" w14:dir="t">
                <w14:rot w14:lat="0" w14:lon="0" w14:rev="0"/>
              </w14:lightRig>
            </w14:scene3d>
          </w:rPr>
          <w:t>3.1.3.4</w:t>
        </w:r>
        <w:r>
          <w:rPr>
            <w:rStyle w:val="IndexLink"/>
            <w:rFonts w:eastAsia="" w:cs="" w:ascii="Calibri" w:hAnsi="Calibri" w:asciiTheme="minorHAnsi" w:cstheme="minorBidi" w:eastAsiaTheme="minorEastAsia" w:hAnsiTheme="minorHAnsi"/>
            <w:sz w:val="22"/>
            <w:szCs w:val="22"/>
            <w:lang w:val="en-US"/>
          </w:rPr>
          <w:tab/>
        </w:r>
        <w:r>
          <w:rPr>
            <w:rStyle w:val="IndexLink"/>
          </w:rPr>
          <w:t>Archive (File System)</w:t>
        </w:r>
        <w:r>
          <w:rPr>
            <w:webHidden/>
          </w:rPr>
          <w:fldChar w:fldCharType="begin"/>
        </w:r>
        <w:r>
          <w:rPr>
            <w:webHidden/>
          </w:rPr>
          <w:instrText>PAGEREF _Toc417423447 \h</w:instrText>
        </w:r>
        <w:r>
          <w:rPr>
            <w:webHidden/>
          </w:rPr>
          <w:fldChar w:fldCharType="separate"/>
        </w:r>
        <w:r>
          <w:rPr>
            <w:rStyle w:val="IndexLink"/>
            <w:vanish w:val="false"/>
          </w:rPr>
          <w:tab/>
          <w:t>30</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48">
        <w:r>
          <w:rPr>
            <w:webHidden/>
            <w:rStyle w:val="IndexLink"/>
            <w:vanish w:val="false"/>
          </w:rPr>
          <w:t>3.1.4</w:t>
        </w:r>
        <w:r>
          <w:rPr>
            <w:rStyle w:val="IndexLink"/>
            <w:rFonts w:eastAsia="" w:cs="" w:ascii="Calibri" w:hAnsi="Calibri" w:asciiTheme="minorHAnsi" w:cstheme="minorBidi" w:eastAsiaTheme="minorEastAsia" w:hAnsiTheme="minorHAnsi"/>
            <w:sz w:val="22"/>
            <w:szCs w:val="22"/>
            <w:lang w:val="en-US"/>
          </w:rPr>
          <w:tab/>
        </w:r>
        <w:r>
          <w:rPr>
            <w:rStyle w:val="IndexLink"/>
          </w:rPr>
          <w:t>System static package and library architecture</w:t>
        </w:r>
        <w:r>
          <w:rPr>
            <w:webHidden/>
          </w:rPr>
          <w:fldChar w:fldCharType="begin"/>
        </w:r>
        <w:r>
          <w:rPr>
            <w:webHidden/>
          </w:rPr>
          <w:instrText>PAGEREF _Toc417423448 \h</w:instrText>
        </w:r>
        <w:r>
          <w:rPr>
            <w:webHidden/>
          </w:rPr>
          <w:fldChar w:fldCharType="separate"/>
        </w:r>
        <w:r>
          <w:rPr>
            <w:rStyle w:val="IndexLink"/>
            <w:vanish w:val="false"/>
          </w:rPr>
          <w:tab/>
          <w:t>30</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49">
        <w:r>
          <w:rPr>
            <w:webHidden/>
            <w:rStyle w:val="IndexLink"/>
            <w:vanish w:val="false"/>
          </w:rPr>
          <w:t>3.2</w:t>
        </w:r>
        <w:r>
          <w:rPr>
            <w:rStyle w:val="IndexLink"/>
            <w:rFonts w:eastAsia="" w:cs="" w:ascii="Calibri" w:hAnsi="Calibri" w:asciiTheme="minorHAnsi" w:cstheme="minorBidi" w:eastAsiaTheme="minorEastAsia" w:hAnsiTheme="minorHAnsi"/>
            <w:sz w:val="22"/>
            <w:szCs w:val="22"/>
            <w:lang w:val="en-US"/>
          </w:rPr>
          <w:tab/>
        </w:r>
        <w:r>
          <w:rPr>
            <w:rStyle w:val="IndexLink"/>
          </w:rPr>
          <w:t>System Dynamic Architecture</w:t>
        </w:r>
        <w:r>
          <w:rPr>
            <w:webHidden/>
          </w:rPr>
          <w:fldChar w:fldCharType="begin"/>
        </w:r>
        <w:r>
          <w:rPr>
            <w:webHidden/>
          </w:rPr>
          <w:instrText>PAGEREF _Toc417423449 \h</w:instrText>
        </w:r>
        <w:r>
          <w:rPr>
            <w:webHidden/>
          </w:rPr>
          <w:fldChar w:fldCharType="separate"/>
        </w:r>
        <w:r>
          <w:rPr>
            <w:rStyle w:val="IndexLink"/>
            <w:vanish w:val="false"/>
          </w:rPr>
          <w:tab/>
          <w:t>31</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50">
        <w:r>
          <w:rPr>
            <w:webHidden/>
            <w:rStyle w:val="IndexLink"/>
            <w:vanish w:val="false"/>
          </w:rPr>
          <w:t>3.3</w:t>
        </w:r>
        <w:r>
          <w:rPr>
            <w:rStyle w:val="IndexLink"/>
            <w:rFonts w:eastAsia="" w:cs="" w:ascii="Calibri" w:hAnsi="Calibri" w:asciiTheme="minorHAnsi" w:cstheme="minorBidi" w:eastAsiaTheme="minorEastAsia" w:hAnsiTheme="minorHAnsi"/>
            <w:sz w:val="22"/>
            <w:szCs w:val="22"/>
            <w:lang w:val="en-US"/>
          </w:rPr>
          <w:tab/>
        </w:r>
        <w:r>
          <w:rPr>
            <w:rStyle w:val="IndexLink"/>
          </w:rPr>
          <w:t>System Behaviour</w:t>
        </w:r>
        <w:r>
          <w:rPr>
            <w:webHidden/>
          </w:rPr>
          <w:fldChar w:fldCharType="begin"/>
        </w:r>
        <w:r>
          <w:rPr>
            <w:webHidden/>
          </w:rPr>
          <w:instrText>PAGEREF _Toc417423450 \h</w:instrText>
        </w:r>
        <w:r>
          <w:rPr>
            <w:webHidden/>
          </w:rPr>
          <w:fldChar w:fldCharType="separate"/>
        </w:r>
        <w:r>
          <w:rPr>
            <w:rStyle w:val="IndexLink"/>
            <w:vanish w:val="false"/>
          </w:rPr>
          <w:tab/>
          <w:t>33</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1">
        <w:r>
          <w:rPr>
            <w:webHidden/>
            <w:rStyle w:val="IndexLink"/>
            <w:vanish w:val="false"/>
          </w:rPr>
          <w:t>3.3.1</w:t>
        </w:r>
        <w:r>
          <w:rPr>
            <w:rStyle w:val="IndexLink"/>
            <w:rFonts w:eastAsia="" w:cs="" w:ascii="Calibri" w:hAnsi="Calibri" w:asciiTheme="minorHAnsi" w:cstheme="minorBidi" w:eastAsiaTheme="minorEastAsia" w:hAnsiTheme="minorHAnsi"/>
            <w:sz w:val="22"/>
            <w:szCs w:val="22"/>
            <w:lang w:val="en-US"/>
          </w:rPr>
          <w:tab/>
        </w:r>
        <w:r>
          <w:rPr>
            <w:rStyle w:val="IndexLink"/>
          </w:rPr>
          <w:t>On-Demand Processing</w:t>
        </w:r>
        <w:r>
          <w:rPr>
            <w:webHidden/>
          </w:rPr>
          <w:fldChar w:fldCharType="begin"/>
        </w:r>
        <w:r>
          <w:rPr>
            <w:webHidden/>
          </w:rPr>
          <w:instrText>PAGEREF _Toc417423451 \h</w:instrText>
        </w:r>
        <w:r>
          <w:rPr>
            <w:webHidden/>
          </w:rPr>
          <w:fldChar w:fldCharType="separate"/>
        </w:r>
        <w:r>
          <w:rPr>
            <w:rStyle w:val="IndexLink"/>
            <w:vanish w:val="false"/>
          </w:rPr>
          <w:tab/>
          <w:t>33</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52">
        <w:r>
          <w:rPr>
            <w:webHidden/>
            <w:rStyle w:val="IndexLink"/>
            <w:vanish w:val="false"/>
          </w:rPr>
          <w:t>3.4</w:t>
        </w:r>
        <w:r>
          <w:rPr>
            <w:rStyle w:val="IndexLink"/>
            <w:rFonts w:eastAsia="" w:cs="" w:ascii="Calibri" w:hAnsi="Calibri" w:asciiTheme="minorHAnsi" w:cstheme="minorBidi" w:eastAsiaTheme="minorEastAsia" w:hAnsiTheme="minorHAnsi"/>
            <w:sz w:val="22"/>
            <w:szCs w:val="22"/>
            <w:lang w:val="en-US"/>
          </w:rPr>
          <w:tab/>
        </w:r>
        <w:r>
          <w:rPr>
            <w:rStyle w:val="IndexLink"/>
          </w:rPr>
          <w:t>Interfaces Context</w:t>
        </w:r>
        <w:r>
          <w:rPr>
            <w:webHidden/>
          </w:rPr>
          <w:fldChar w:fldCharType="begin"/>
        </w:r>
        <w:r>
          <w:rPr>
            <w:webHidden/>
          </w:rPr>
          <w:instrText>PAGEREF _Toc417423452 \h</w:instrText>
        </w:r>
        <w:r>
          <w:rPr>
            <w:webHidden/>
          </w:rPr>
          <w:fldChar w:fldCharType="separate"/>
        </w:r>
        <w:r>
          <w:rPr>
            <w:rStyle w:val="IndexLink"/>
            <w:vanish w:val="false"/>
          </w:rPr>
          <w:tab/>
          <w:t>34</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3">
        <w:r>
          <w:rPr>
            <w:webHidden/>
            <w:rStyle w:val="IndexLink"/>
            <w:vanish w:val="false"/>
          </w:rPr>
          <w:t>3.4.1</w:t>
        </w:r>
        <w:r>
          <w:rPr>
            <w:rStyle w:val="IndexLink"/>
            <w:rFonts w:eastAsia="" w:cs="" w:ascii="Calibri" w:hAnsi="Calibri" w:asciiTheme="minorHAnsi" w:cstheme="minorBidi" w:eastAsiaTheme="minorEastAsia" w:hAnsiTheme="minorHAnsi"/>
            <w:sz w:val="22"/>
            <w:szCs w:val="22"/>
            <w:lang w:val="en-US"/>
          </w:rPr>
          <w:tab/>
        </w:r>
        <w:r>
          <w:rPr>
            <w:rStyle w:val="IndexLink"/>
          </w:rPr>
          <w:t>ESA Sentinel-2 Interface</w:t>
        </w:r>
        <w:r>
          <w:rPr>
            <w:webHidden/>
          </w:rPr>
          <w:fldChar w:fldCharType="begin"/>
        </w:r>
        <w:r>
          <w:rPr>
            <w:webHidden/>
          </w:rPr>
          <w:instrText>PAGEREF _Toc417423453 \h</w:instrText>
        </w:r>
        <w:r>
          <w:rPr>
            <w:webHidden/>
          </w:rPr>
          <w:fldChar w:fldCharType="separate"/>
        </w:r>
        <w:r>
          <w:rPr>
            <w:rStyle w:val="IndexLink"/>
            <w:vanish w:val="false"/>
          </w:rPr>
          <w:tab/>
          <w:t>34</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4">
        <w:r>
          <w:rPr>
            <w:webHidden/>
            <w:rStyle w:val="IndexLink"/>
            <w:vanish w:val="false"/>
          </w:rPr>
          <w:t>3.4.2</w:t>
        </w:r>
        <w:r>
          <w:rPr>
            <w:rStyle w:val="IndexLink"/>
            <w:rFonts w:eastAsia="" w:cs="" w:ascii="Calibri" w:hAnsi="Calibri" w:asciiTheme="minorHAnsi" w:cstheme="minorBidi" w:eastAsiaTheme="minorEastAsia" w:hAnsiTheme="minorHAnsi"/>
            <w:sz w:val="22"/>
            <w:szCs w:val="22"/>
            <w:lang w:val="en-US"/>
          </w:rPr>
          <w:tab/>
        </w:r>
        <w:r>
          <w:rPr>
            <w:rStyle w:val="IndexLink"/>
          </w:rPr>
          <w:t>USGS LandSat8 Interface</w:t>
        </w:r>
        <w:r>
          <w:rPr>
            <w:webHidden/>
          </w:rPr>
          <w:fldChar w:fldCharType="begin"/>
        </w:r>
        <w:r>
          <w:rPr>
            <w:webHidden/>
          </w:rPr>
          <w:instrText>PAGEREF _Toc417423454 \h</w:instrText>
        </w:r>
        <w:r>
          <w:rPr>
            <w:webHidden/>
          </w:rPr>
          <w:fldChar w:fldCharType="separate"/>
        </w:r>
        <w:r>
          <w:rPr>
            <w:rStyle w:val="IndexLink"/>
            <w:vanish w:val="false"/>
          </w:rPr>
          <w:tab/>
          <w:t>35</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5">
        <w:r>
          <w:rPr>
            <w:webHidden/>
            <w:rStyle w:val="IndexLink"/>
            <w:vanish w:val="false"/>
          </w:rPr>
          <w:t>3.4.3</w:t>
        </w:r>
        <w:r>
          <w:rPr>
            <w:rStyle w:val="IndexLink"/>
            <w:rFonts w:eastAsia="" w:cs="" w:ascii="Calibri" w:hAnsi="Calibri" w:asciiTheme="minorHAnsi" w:cstheme="minorBidi" w:eastAsiaTheme="minorEastAsia" w:hAnsiTheme="minorHAnsi"/>
            <w:sz w:val="22"/>
            <w:szCs w:val="22"/>
            <w:lang w:val="en-US"/>
          </w:rPr>
          <w:tab/>
        </w:r>
        <w:r>
          <w:rPr>
            <w:rStyle w:val="IndexLink"/>
          </w:rPr>
          <w:t>User Interface</w:t>
        </w:r>
        <w:r>
          <w:rPr>
            <w:webHidden/>
          </w:rPr>
          <w:fldChar w:fldCharType="begin"/>
        </w:r>
        <w:r>
          <w:rPr>
            <w:webHidden/>
          </w:rPr>
          <w:instrText>PAGEREF _Toc417423455 \h</w:instrText>
        </w:r>
        <w:r>
          <w:rPr>
            <w:webHidden/>
          </w:rPr>
          <w:fldChar w:fldCharType="separate"/>
        </w:r>
        <w:r>
          <w:rPr>
            <w:rStyle w:val="IndexLink"/>
            <w:vanish w:val="false"/>
          </w:rPr>
          <w:tab/>
          <w:t>35</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6">
        <w:r>
          <w:rPr>
            <w:webHidden/>
            <w:rStyle w:val="IndexLink"/>
            <w:vanish w:val="false"/>
          </w:rPr>
          <w:t>3.4.4</w:t>
        </w:r>
        <w:r>
          <w:rPr>
            <w:rStyle w:val="IndexLink"/>
            <w:rFonts w:eastAsia="" w:cs="" w:ascii="Calibri" w:hAnsi="Calibri" w:asciiTheme="minorHAnsi" w:cstheme="minorBidi" w:eastAsiaTheme="minorEastAsia" w:hAnsiTheme="minorHAnsi"/>
            <w:sz w:val="22"/>
            <w:szCs w:val="22"/>
            <w:lang w:val="en-US"/>
          </w:rPr>
          <w:tab/>
        </w:r>
        <w:r>
          <w:rPr>
            <w:rStyle w:val="IndexLink"/>
          </w:rPr>
          <w:t>Orchestrator Interface</w:t>
        </w:r>
        <w:r>
          <w:rPr>
            <w:webHidden/>
          </w:rPr>
          <w:fldChar w:fldCharType="begin"/>
        </w:r>
        <w:r>
          <w:rPr>
            <w:webHidden/>
          </w:rPr>
          <w:instrText>PAGEREF _Toc417423456 \h</w:instrText>
        </w:r>
        <w:r>
          <w:rPr>
            <w:webHidden/>
          </w:rPr>
          <w:fldChar w:fldCharType="separate"/>
        </w:r>
        <w:r>
          <w:rPr>
            <w:rStyle w:val="IndexLink"/>
            <w:vanish w:val="false"/>
          </w:rPr>
          <w:tab/>
          <w:t>36</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7">
        <w:r>
          <w:rPr>
            <w:webHidden/>
            <w:rStyle w:val="IndexLink"/>
            <w:vanish w:val="false"/>
          </w:rPr>
          <w:t>3.4.5</w:t>
        </w:r>
        <w:r>
          <w:rPr>
            <w:rStyle w:val="IndexLink"/>
            <w:rFonts w:eastAsia="" w:cs="" w:ascii="Calibri" w:hAnsi="Calibri" w:asciiTheme="minorHAnsi" w:cstheme="minorBidi" w:eastAsiaTheme="minorEastAsia" w:hAnsiTheme="minorHAnsi"/>
            <w:sz w:val="22"/>
            <w:szCs w:val="22"/>
            <w:lang w:val="en-US"/>
          </w:rPr>
          <w:tab/>
        </w:r>
        <w:r>
          <w:rPr>
            <w:rStyle w:val="IndexLink"/>
          </w:rPr>
          <w:t>Sentinel-2 Toolbox Interface</w:t>
        </w:r>
        <w:r>
          <w:rPr>
            <w:webHidden/>
          </w:rPr>
          <w:fldChar w:fldCharType="begin"/>
        </w:r>
        <w:r>
          <w:rPr>
            <w:webHidden/>
          </w:rPr>
          <w:instrText>PAGEREF _Toc417423457 \h</w:instrText>
        </w:r>
        <w:r>
          <w:rPr>
            <w:webHidden/>
          </w:rPr>
          <w:fldChar w:fldCharType="separate"/>
        </w:r>
        <w:r>
          <w:rPr>
            <w:rStyle w:val="IndexLink"/>
            <w:vanish w:val="false"/>
          </w:rPr>
          <w:tab/>
          <w:t>36</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58">
        <w:r>
          <w:rPr>
            <w:webHidden/>
            <w:rStyle w:val="IndexLink"/>
            <w:vanish w:val="false"/>
          </w:rPr>
          <w:t>3.5</w:t>
        </w:r>
        <w:r>
          <w:rPr>
            <w:rStyle w:val="IndexLink"/>
            <w:rFonts w:eastAsia="" w:cs="" w:ascii="Calibri" w:hAnsi="Calibri" w:asciiTheme="minorHAnsi" w:cstheme="minorBidi" w:eastAsiaTheme="minorEastAsia" w:hAnsiTheme="minorHAnsi"/>
            <w:sz w:val="22"/>
            <w:szCs w:val="22"/>
            <w:lang w:val="en-US"/>
          </w:rPr>
          <w:tab/>
        </w:r>
        <w:r>
          <w:rPr>
            <w:rStyle w:val="IndexLink"/>
          </w:rPr>
          <w:t>Specific constraint</w:t>
        </w:r>
        <w:r>
          <w:rPr>
            <w:webHidden/>
          </w:rPr>
          <w:fldChar w:fldCharType="begin"/>
        </w:r>
        <w:r>
          <w:rPr>
            <w:webHidden/>
          </w:rPr>
          <w:instrText>PAGEREF _Toc417423458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59">
        <w:r>
          <w:rPr>
            <w:webHidden/>
            <w:rStyle w:val="IndexLink"/>
            <w:vanish w:val="false"/>
          </w:rPr>
          <w:t>3.5.1</w:t>
        </w:r>
        <w:r>
          <w:rPr>
            <w:rStyle w:val="IndexLink"/>
            <w:rFonts w:eastAsia="" w:cs="" w:ascii="Calibri" w:hAnsi="Calibri" w:asciiTheme="minorHAnsi" w:cstheme="minorBidi" w:eastAsiaTheme="minorEastAsia" w:hAnsiTheme="minorHAnsi"/>
            <w:sz w:val="22"/>
            <w:szCs w:val="22"/>
            <w:lang w:val="en-US"/>
          </w:rPr>
          <w:tab/>
        </w:r>
        <w:r>
          <w:rPr>
            <w:rStyle w:val="IndexLink"/>
          </w:rPr>
          <w:t>SLURM</w:t>
        </w:r>
        <w:r>
          <w:rPr>
            <w:webHidden/>
          </w:rPr>
          <w:fldChar w:fldCharType="begin"/>
        </w:r>
        <w:r>
          <w:rPr>
            <w:webHidden/>
          </w:rPr>
          <w:instrText>PAGEREF _Toc417423459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60">
        <w:r>
          <w:rPr>
            <w:webHidden/>
            <w:rStyle w:val="IndexLink"/>
            <w:vanish w:val="false"/>
          </w:rPr>
          <w:t>3.5.2</w:t>
        </w:r>
        <w:r>
          <w:rPr>
            <w:rStyle w:val="IndexLink"/>
            <w:rFonts w:eastAsia="" w:cs="" w:ascii="Calibri" w:hAnsi="Calibri" w:asciiTheme="minorHAnsi" w:cstheme="minorBidi" w:eastAsiaTheme="minorEastAsia" w:hAnsiTheme="minorHAnsi"/>
            <w:sz w:val="22"/>
            <w:szCs w:val="22"/>
            <w:lang w:val="en-US"/>
          </w:rPr>
          <w:tab/>
        </w:r>
        <w:r>
          <w:rPr>
            <w:rStyle w:val="IndexLink"/>
          </w:rPr>
          <w:t>D-Bus</w:t>
        </w:r>
        <w:r>
          <w:rPr>
            <w:webHidden/>
          </w:rPr>
          <w:fldChar w:fldCharType="begin"/>
        </w:r>
        <w:r>
          <w:rPr>
            <w:webHidden/>
          </w:rPr>
          <w:instrText>PAGEREF _Toc417423460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61">
        <w:r>
          <w:rPr>
            <w:webHidden/>
            <w:rStyle w:val="IndexLink"/>
            <w:vanish w:val="false"/>
          </w:rPr>
          <w:t>3.5.3</w:t>
        </w:r>
        <w:r>
          <w:rPr>
            <w:rStyle w:val="IndexLink"/>
            <w:rFonts w:eastAsia="" w:cs="" w:ascii="Calibri" w:hAnsi="Calibri" w:asciiTheme="minorHAnsi" w:cstheme="minorBidi" w:eastAsiaTheme="minorEastAsia" w:hAnsiTheme="minorHAnsi"/>
            <w:sz w:val="22"/>
            <w:szCs w:val="22"/>
            <w:lang w:val="en-US"/>
          </w:rPr>
          <w:tab/>
        </w:r>
        <w:r>
          <w:rPr>
            <w:rStyle w:val="IndexLink"/>
          </w:rPr>
          <w:t>Cron</w:t>
        </w:r>
        <w:r>
          <w:rPr>
            <w:webHidden/>
          </w:rPr>
          <w:fldChar w:fldCharType="begin"/>
        </w:r>
        <w:r>
          <w:rPr>
            <w:webHidden/>
          </w:rPr>
          <w:instrText>PAGEREF _Toc417423461 \h</w:instrText>
        </w:r>
        <w:r>
          <w:rPr>
            <w:webHidden/>
          </w:rPr>
          <w:fldChar w:fldCharType="separate"/>
        </w:r>
        <w:r>
          <w:rPr>
            <w:rStyle w:val="IndexLink"/>
            <w:vanish w:val="false"/>
          </w:rPr>
          <w:tab/>
          <w:t>37</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62">
        <w:r>
          <w:rPr>
            <w:webHidden/>
            <w:rStyle w:val="IndexLink"/>
            <w:vanish w:val="false"/>
          </w:rPr>
          <w:t>3.6</w:t>
        </w:r>
        <w:r>
          <w:rPr>
            <w:rStyle w:val="IndexLink"/>
            <w:rFonts w:eastAsia="" w:cs="" w:ascii="Calibri" w:hAnsi="Calibri" w:asciiTheme="minorHAnsi" w:cstheme="minorBidi" w:eastAsiaTheme="minorEastAsia" w:hAnsiTheme="minorHAnsi"/>
            <w:sz w:val="22"/>
            <w:szCs w:val="22"/>
            <w:lang w:val="en-US"/>
          </w:rPr>
          <w:tab/>
        </w:r>
        <w:r>
          <w:rPr>
            <w:rStyle w:val="IndexLink"/>
          </w:rPr>
          <w:t>Memory and CPU Budget</w:t>
        </w:r>
        <w:r>
          <w:rPr>
            <w:webHidden/>
          </w:rPr>
          <w:fldChar w:fldCharType="begin"/>
        </w:r>
        <w:r>
          <w:rPr>
            <w:webHidden/>
          </w:rPr>
          <w:instrText>PAGEREF _Toc417423462 \h</w:instrText>
        </w:r>
        <w:r>
          <w:rPr>
            <w:webHidden/>
          </w:rPr>
          <w:fldChar w:fldCharType="separate"/>
        </w:r>
        <w:r>
          <w:rPr>
            <w:rStyle w:val="IndexLink"/>
            <w:vanish w:val="false"/>
          </w:rPr>
          <w:tab/>
          <w:t>37</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63">
        <w:r>
          <w:rPr>
            <w:webHidden/>
            <w:rStyle w:val="IndexLink"/>
            <w:vanish w:val="false"/>
          </w:rPr>
          <w:t>3.7</w:t>
        </w:r>
        <w:r>
          <w:rPr>
            <w:rStyle w:val="IndexLink"/>
            <w:rFonts w:eastAsia="" w:cs="" w:ascii="Calibri" w:hAnsi="Calibri" w:asciiTheme="minorHAnsi" w:cstheme="minorBidi" w:eastAsiaTheme="minorEastAsia" w:hAnsiTheme="minorHAnsi"/>
            <w:sz w:val="22"/>
            <w:szCs w:val="22"/>
            <w:lang w:val="en-US"/>
          </w:rPr>
          <w:tab/>
        </w:r>
        <w:r>
          <w:rPr>
            <w:rStyle w:val="IndexLink"/>
          </w:rPr>
          <w:t>Design Standards, Conventions and Procedures</w:t>
        </w:r>
        <w:r>
          <w:rPr>
            <w:webHidden/>
          </w:rPr>
          <w:fldChar w:fldCharType="begin"/>
        </w:r>
        <w:r>
          <w:rPr>
            <w:webHidden/>
          </w:rPr>
          <w:instrText>PAGEREF _Toc417423463 \h</w:instrText>
        </w:r>
        <w:r>
          <w:rPr>
            <w:webHidden/>
          </w:rPr>
          <w:fldChar w:fldCharType="separate"/>
        </w:r>
        <w:r>
          <w:rPr>
            <w:rStyle w:val="IndexLink"/>
            <w:vanish w:val="false"/>
          </w:rPr>
          <w:tab/>
          <w:t>38</w:t>
        </w:r>
        <w:r>
          <w:rPr>
            <w:webHidden/>
          </w:rPr>
          <w:fldChar w:fldCharType="end"/>
        </w:r>
      </w:hyperlink>
    </w:p>
    <w:p>
      <w:pPr>
        <w:pStyle w:val="Contents1"/>
        <w:tabs>
          <w:tab w:val="left" w:pos="480" w:leader="none"/>
          <w:tab w:val="right" w:pos="9074" w:leader="dot"/>
        </w:tabs>
        <w:rPr>
          <w:rFonts w:ascii="Calibri" w:hAnsi="Calibri" w:eastAsia="" w:cs="" w:asciiTheme="minorHAnsi" w:cstheme="minorBidi" w:eastAsiaTheme="minorEastAsia" w:hAnsiTheme="minorHAnsi"/>
          <w:sz w:val="22"/>
          <w:szCs w:val="22"/>
          <w:lang w:val="en-US"/>
        </w:rPr>
      </w:pPr>
      <w:hyperlink w:anchor="_Toc417423464">
        <w:r>
          <w:rPr>
            <w:webHidden/>
            <w:rStyle w:val="IndexLink"/>
            <w:vanish w:val="false"/>
          </w:rPr>
          <w:t>4</w:t>
        </w:r>
        <w:r>
          <w:rPr>
            <w:rStyle w:val="IndexLink"/>
            <w:rFonts w:eastAsia="" w:cs="" w:ascii="Calibri" w:hAnsi="Calibri" w:asciiTheme="minorHAnsi" w:cstheme="minorBidi" w:eastAsiaTheme="minorEastAsia" w:hAnsiTheme="minorHAnsi"/>
            <w:sz w:val="22"/>
            <w:szCs w:val="22"/>
            <w:lang w:val="en-US"/>
          </w:rPr>
          <w:tab/>
        </w:r>
        <w:r>
          <w:rPr>
            <w:rStyle w:val="IndexLink"/>
          </w:rPr>
          <w:t>System Design</w:t>
        </w:r>
        <w:r>
          <w:rPr>
            <w:webHidden/>
          </w:rPr>
          <w:fldChar w:fldCharType="begin"/>
        </w:r>
        <w:r>
          <w:rPr>
            <w:webHidden/>
          </w:rPr>
          <w:instrText>PAGEREF _Toc417423464 \h</w:instrText>
        </w:r>
        <w:r>
          <w:rPr>
            <w:webHidden/>
          </w:rPr>
          <w:fldChar w:fldCharType="separate"/>
        </w:r>
        <w:r>
          <w:rPr>
            <w:rStyle w:val="IndexLink"/>
            <w:vanish w:val="false"/>
          </w:rPr>
          <w:tab/>
          <w:t>39</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65">
        <w:r>
          <w:rPr>
            <w:webHidden/>
            <w:rStyle w:val="IndexLink"/>
            <w:vanish w:val="false"/>
          </w:rPr>
          <w:t>4.1</w:t>
        </w:r>
        <w:r>
          <w:rPr>
            <w:rStyle w:val="IndexLink"/>
            <w:rFonts w:eastAsia="" w:cs="" w:ascii="Calibri" w:hAnsi="Calibri" w:asciiTheme="minorHAnsi" w:cstheme="minorBidi" w:eastAsiaTheme="minorEastAsia" w:hAnsiTheme="minorHAnsi"/>
            <w:sz w:val="22"/>
            <w:szCs w:val="22"/>
            <w:lang w:val="en-US"/>
          </w:rPr>
          <w:tab/>
        </w:r>
        <w:r>
          <w:rPr>
            <w:rStyle w:val="IndexLink"/>
          </w:rPr>
          <w:t>Overall Architecture</w:t>
        </w:r>
        <w:r>
          <w:rPr>
            <w:webHidden/>
          </w:rPr>
          <w:fldChar w:fldCharType="begin"/>
        </w:r>
        <w:r>
          <w:rPr>
            <w:webHidden/>
          </w:rPr>
          <w:instrText>PAGEREF _Toc417423465 \h</w:instrText>
        </w:r>
        <w:r>
          <w:rPr>
            <w:webHidden/>
          </w:rPr>
          <w:fldChar w:fldCharType="separate"/>
        </w:r>
        <w:r>
          <w:rPr>
            <w:rStyle w:val="IndexLink"/>
            <w:vanish w:val="false"/>
          </w:rPr>
          <w:tab/>
          <w:t>39</w:t>
        </w:r>
        <w:r>
          <w:rPr>
            <w:webHidden/>
          </w:rPr>
          <w:fldChar w:fldCharType="end"/>
        </w:r>
      </w:hyperlink>
    </w:p>
    <w:p>
      <w:pPr>
        <w:pStyle w:val="Contents2"/>
        <w:tabs>
          <w:tab w:val="left" w:pos="960" w:leader="none"/>
          <w:tab w:val="right" w:pos="9074" w:leader="dot"/>
        </w:tabs>
        <w:rPr>
          <w:rFonts w:ascii="Calibri" w:hAnsi="Calibri" w:eastAsia="" w:cs="" w:asciiTheme="minorHAnsi" w:cstheme="minorBidi" w:eastAsiaTheme="minorEastAsia" w:hAnsiTheme="minorHAnsi"/>
          <w:sz w:val="22"/>
          <w:szCs w:val="22"/>
          <w:lang w:val="en-US"/>
        </w:rPr>
      </w:pPr>
      <w:hyperlink w:anchor="_Toc417423466">
        <w:r>
          <w:rPr>
            <w:webHidden/>
            <w:rStyle w:val="IndexLink"/>
            <w:vanish w:val="false"/>
          </w:rPr>
          <w:t>4.2</w:t>
        </w:r>
        <w:r>
          <w:rPr>
            <w:rStyle w:val="IndexLink"/>
            <w:rFonts w:eastAsia="" w:cs="" w:ascii="Calibri" w:hAnsi="Calibri" w:asciiTheme="minorHAnsi" w:cstheme="minorBidi" w:eastAsiaTheme="minorEastAsia" w:hAnsiTheme="minorHAnsi"/>
            <w:sz w:val="22"/>
            <w:szCs w:val="22"/>
            <w:lang w:val="en-US"/>
          </w:rPr>
          <w:tab/>
        </w:r>
        <w:r>
          <w:rPr>
            <w:rStyle w:val="IndexLink"/>
          </w:rPr>
          <w:t>Components Design</w:t>
        </w:r>
        <w:r>
          <w:rPr>
            <w:webHidden/>
          </w:rPr>
          <w:fldChar w:fldCharType="begin"/>
        </w:r>
        <w:r>
          <w:rPr>
            <w:webHidden/>
          </w:rPr>
          <w:instrText>PAGEREF _Toc417423466 \h</w:instrText>
        </w:r>
        <w:r>
          <w:rPr>
            <w:webHidden/>
          </w:rPr>
          <w:fldChar w:fldCharType="separate"/>
        </w:r>
        <w:r>
          <w:rPr>
            <w:rStyle w:val="IndexLink"/>
            <w:vanish w:val="false"/>
          </w:rPr>
          <w:tab/>
          <w:t>40</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67">
        <w:r>
          <w:rPr>
            <w:webHidden/>
            <w:rStyle w:val="IndexLink"/>
            <w:vanish w:val="false"/>
          </w:rPr>
          <w:t>4.2.1</w:t>
        </w:r>
        <w:r>
          <w:rPr>
            <w:rStyle w:val="IndexLink"/>
            <w:rFonts w:eastAsia="" w:cs="" w:ascii="Calibri" w:hAnsi="Calibri" w:asciiTheme="minorHAnsi" w:cstheme="minorBidi" w:eastAsiaTheme="minorEastAsia" w:hAnsiTheme="minorHAnsi"/>
            <w:sz w:val="22"/>
            <w:szCs w:val="22"/>
            <w:lang w:val="en-US"/>
          </w:rPr>
          <w:tab/>
        </w:r>
        <w:r>
          <w:rPr>
            <w:rStyle w:val="IndexLink"/>
          </w:rPr>
          <w:t>Orchestrator Component</w:t>
        </w:r>
        <w:r>
          <w:rPr>
            <w:webHidden/>
          </w:rPr>
          <w:fldChar w:fldCharType="begin"/>
        </w:r>
        <w:r>
          <w:rPr>
            <w:webHidden/>
          </w:rPr>
          <w:instrText>PAGEREF _Toc417423467 \h</w:instrText>
        </w:r>
        <w:r>
          <w:rPr>
            <w:webHidden/>
          </w:rPr>
          <w:fldChar w:fldCharType="separate"/>
        </w:r>
        <w:r>
          <w:rPr>
            <w:rStyle w:val="IndexLink"/>
            <w:vanish w:val="false"/>
          </w:rPr>
          <w:tab/>
          <w:t>41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68">
        <w:r>
          <w:rPr>
            <w:webHidden/>
            <w:rStyle w:val="IndexLink"/>
            <w:vanish w:val="false"/>
            <w14:scene3d>
              <w14:camera w14:prst="orthographicFront"/>
              <w14:lightRig w14:rig="threePt" w14:dir="t">
                <w14:rot w14:lat="0" w14:lon="0" w14:rev="0"/>
              </w14:lightRig>
            </w14:scene3d>
          </w:rPr>
          <w:t>4.2.1.1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_Toc417423468 \h</w:instrText>
        </w:r>
        <w:r>
          <w:rPr>
            <w:webHidden/>
          </w:rPr>
          <w:fldChar w:fldCharType="separate"/>
        </w:r>
        <w:r>
          <w:rPr>
            <w:rStyle w:val="IndexLink"/>
            <w:vanish w:val="false"/>
          </w:rPr>
          <w:tab/>
          <w:t>41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69">
        <w:r>
          <w:rPr>
            <w:webHidden/>
            <w:rStyle w:val="IndexLink"/>
            <w:vanish w:val="false"/>
            <w14:scene3d>
              <w14:camera w14:prst="orthographicFront"/>
              <w14:lightRig w14:rig="threePt" w14:dir="t">
                <w14:rot w14:lat="0" w14:lon="0" w14:rev="0"/>
              </w14:lightRig>
            </w14:scene3d>
          </w:rPr>
          <w:t>4.2.1.2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_Toc417423469 \h</w:instrText>
        </w:r>
        <w:r>
          <w:rPr>
            <w:webHidden/>
          </w:rPr>
          <w:fldChar w:fldCharType="separate"/>
        </w:r>
        <w:r>
          <w:rPr>
            <w:rStyle w:val="IndexLink"/>
            <w:vanish w:val="false"/>
          </w:rPr>
          <w:tab/>
          <w:t>41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0">
        <w:r>
          <w:rPr>
            <w:webHidden/>
            <w:rStyle w:val="IndexLink"/>
            <w:vanish w:val="false"/>
            <w14:scene3d>
              <w14:camera w14:prst="orthographicFront"/>
              <w14:lightRig w14:rig="threePt" w14:dir="t">
                <w14:rot w14:lat="0" w14:lon="0" w14:rev="0"/>
              </w14:lightRig>
            </w14:scene3d>
          </w:rPr>
          <w:t>4.2.1.3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_Toc417423470 \h</w:instrText>
        </w:r>
        <w:r>
          <w:rPr>
            <w:webHidden/>
          </w:rPr>
          <w:fldChar w:fldCharType="separate"/>
        </w:r>
        <w:r>
          <w:rPr>
            <w:rStyle w:val="IndexLink"/>
            <w:vanish w:val="false"/>
          </w:rPr>
          <w:tab/>
          <w:t>41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1">
        <w:r>
          <w:rPr>
            <w:webHidden/>
            <w:rStyle w:val="IndexLink"/>
            <w:vanish w:val="false"/>
            <w14:scene3d>
              <w14:camera w14:prst="orthographicFront"/>
              <w14:lightRig w14:rig="threePt" w14:dir="t">
                <w14:rot w14:lat="0" w14:lon="0" w14:rev="0"/>
              </w14:lightRig>
            </w14:scene3d>
          </w:rPr>
          <w:t>4.2.1.4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_Toc417423471 \h</w:instrText>
        </w:r>
        <w:r>
          <w:rPr>
            <w:webHidden/>
          </w:rPr>
          <w:fldChar w:fldCharType="separate"/>
        </w:r>
        <w:r>
          <w:rPr>
            <w:rStyle w:val="IndexLink"/>
            <w:vanish w:val="false"/>
          </w:rPr>
          <w:tab/>
          <w:t>42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2">
        <w:r>
          <w:rPr>
            <w:webHidden/>
            <w:rStyle w:val="IndexLink"/>
            <w:vanish w:val="false"/>
            <w14:scene3d>
              <w14:camera w14:prst="orthographicFront"/>
              <w14:lightRig w14:rig="threePt" w14:dir="t">
                <w14:rot w14:lat="0" w14:lon="0" w14:rev="0"/>
              </w14:lightRig>
            </w14:scene3d>
          </w:rPr>
          <w:t>4.2.1.5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_Toc417423472 \h</w:instrText>
        </w:r>
        <w:r>
          <w:rPr>
            <w:webHidden/>
          </w:rPr>
          <w:fldChar w:fldCharType="separate"/>
        </w:r>
        <w:r>
          <w:rPr>
            <w:rStyle w:val="IndexLink"/>
            <w:vanish w:val="false"/>
          </w:rPr>
          <w:tab/>
          <w:t>42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3">
        <w:r>
          <w:rPr>
            <w:webHidden/>
            <w:rStyle w:val="IndexLink"/>
            <w:vanish w:val="false"/>
            <w14:scene3d>
              <w14:camera w14:prst="orthographicFront"/>
              <w14:lightRig w14:rig="threePt" w14:dir="t">
                <w14:rot w14:lat="0" w14:lon="0" w14:rev="0"/>
              </w14:lightRig>
            </w14:scene3d>
          </w:rPr>
          <w:t>4.2.1.6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_Toc417423473 \h</w:instrText>
        </w:r>
        <w:r>
          <w:rPr>
            <w:webHidden/>
          </w:rPr>
          <w:fldChar w:fldCharType="separate"/>
        </w:r>
        <w:r>
          <w:rPr>
            <w:rStyle w:val="IndexLink"/>
            <w:vanish w:val="false"/>
          </w:rPr>
          <w:tab/>
          <w:t>42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4">
        <w:r>
          <w:rPr>
            <w:webHidden/>
            <w:rStyle w:val="IndexLink"/>
            <w:vanish w:val="false"/>
            <w14:scene3d>
              <w14:camera w14:prst="orthographicFront"/>
              <w14:lightRig w14:rig="threePt" w14:dir="t">
                <w14:rot w14:lat="0" w14:lon="0" w14:rev="0"/>
              </w14:lightRig>
            </w14:scene3d>
          </w:rPr>
          <w:t>4.2.1.7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_Toc417423474 \h</w:instrText>
        </w:r>
        <w:r>
          <w:rPr>
            <w:webHidden/>
          </w:rPr>
          <w:fldChar w:fldCharType="separate"/>
        </w:r>
        <w:r>
          <w:rPr>
            <w:rStyle w:val="IndexLink"/>
            <w:vanish w:val="false"/>
          </w:rPr>
          <w:tab/>
          <w:t>44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5">
        <w:r>
          <w:rPr>
            <w:webHidden/>
            <w:rStyle w:val="IndexLink"/>
            <w:vanish w:val="false"/>
            <w14:scene3d>
              <w14:camera w14:prst="orthographicFront"/>
              <w14:lightRig w14:rig="threePt" w14:dir="t">
                <w14:rot w14:lat="0" w14:lon="0" w14:rev="0"/>
              </w14:lightRig>
            </w14:scene3d>
          </w:rPr>
          <w:t>4.2.1.8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_Toc417423475 \h</w:instrText>
        </w:r>
        <w:r>
          <w:rPr>
            <w:webHidden/>
          </w:rPr>
          <w:fldChar w:fldCharType="separate"/>
        </w:r>
        <w:r>
          <w:rPr>
            <w:rStyle w:val="IndexLink"/>
            <w:vanish w:val="false"/>
          </w:rPr>
          <w:tab/>
          <w:t>44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6">
        <w:r>
          <w:rPr>
            <w:webHidden/>
            <w:rStyle w:val="IndexLink"/>
            <w:vanish w:val="false"/>
            <w14:scene3d>
              <w14:camera w14:prst="orthographicFront"/>
              <w14:lightRig w14:rig="threePt" w14:dir="t">
                <w14:rot w14:lat="0" w14:lon="0" w14:rev="0"/>
              </w14:lightRig>
            </w14:scene3d>
          </w:rPr>
          <w:t>4.2.1.9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_Toc417423476 \h</w:instrText>
        </w:r>
        <w:r>
          <w:rPr>
            <w:webHidden/>
          </w:rPr>
          <w:fldChar w:fldCharType="separate"/>
        </w:r>
        <w:r>
          <w:rPr>
            <w:rStyle w:val="IndexLink"/>
            <w:vanish w:val="false"/>
          </w:rPr>
          <w:tab/>
          <w:t>44</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77">
        <w:r>
          <w:rPr>
            <w:webHidden/>
            <w:rStyle w:val="IndexLink"/>
            <w:vanish w:val="false"/>
          </w:rPr>
          <w:t>4.2.2</w:t>
        </w:r>
        <w:r>
          <w:rPr>
            <w:rStyle w:val="IndexLink"/>
            <w:rFonts w:eastAsia="" w:cs="" w:ascii="Calibri" w:hAnsi="Calibri" w:asciiTheme="minorHAnsi" w:cstheme="minorBidi" w:eastAsiaTheme="minorEastAsia" w:hAnsiTheme="minorHAnsi"/>
            <w:sz w:val="22"/>
            <w:szCs w:val="22"/>
            <w:lang w:val="en-US"/>
          </w:rPr>
          <w:tab/>
        </w:r>
        <w:r>
          <w:rPr>
            <w:rStyle w:val="IndexLink"/>
          </w:rPr>
          <w:t>Scheduler Component</w:t>
        </w:r>
        <w:r>
          <w:rPr>
            <w:webHidden/>
          </w:rPr>
          <w:fldChar w:fldCharType="begin"/>
        </w:r>
        <w:r>
          <w:rPr>
            <w:webHidden/>
          </w:rPr>
          <w:instrText>PAGEREF _Toc417423477 \h</w:instrText>
        </w:r>
        <w:r>
          <w:rPr>
            <w:webHidden/>
          </w:rPr>
          <w:fldChar w:fldCharType="separate"/>
        </w:r>
        <w:r>
          <w:rPr>
            <w:rStyle w:val="IndexLink"/>
            <w:vanish w:val="false"/>
          </w:rPr>
          <w:tab/>
          <w:t>44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8">
        <w:r>
          <w:rPr>
            <w:webHidden/>
            <w:rStyle w:val="IndexLink"/>
            <w:vanish w:val="false"/>
            <w14:scene3d>
              <w14:camera w14:prst="orthographicFront"/>
              <w14:lightRig w14:rig="threePt" w14:dir="t">
                <w14:rot w14:lat="0" w14:lon="0" w14:rev="0"/>
              </w14:lightRig>
            </w14:scene3d>
          </w:rPr>
          <w:t>4.2.2.1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_Toc417423478 \h</w:instrText>
        </w:r>
        <w:r>
          <w:rPr>
            <w:webHidden/>
          </w:rPr>
          <w:fldChar w:fldCharType="separate"/>
        </w:r>
        <w:r>
          <w:rPr>
            <w:rStyle w:val="IndexLink"/>
            <w:vanish w:val="false"/>
          </w:rPr>
          <w:tab/>
          <w:t>44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79">
        <w:r>
          <w:rPr>
            <w:webHidden/>
            <w:rStyle w:val="IndexLink"/>
            <w:vanish w:val="false"/>
            <w14:scene3d>
              <w14:camera w14:prst="orthographicFront"/>
              <w14:lightRig w14:rig="threePt" w14:dir="t">
                <w14:rot w14:lat="0" w14:lon="0" w14:rev="0"/>
              </w14:lightRig>
            </w14:scene3d>
          </w:rPr>
          <w:t>4.2.2.2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_Toc417423479 \h</w:instrText>
        </w:r>
        <w:r>
          <w:rPr>
            <w:webHidden/>
          </w:rPr>
          <w:fldChar w:fldCharType="separate"/>
        </w:r>
        <w:r>
          <w:rPr>
            <w:rStyle w:val="IndexLink"/>
            <w:vanish w:val="false"/>
          </w:rPr>
          <w:tab/>
          <w:t>45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0">
        <w:r>
          <w:rPr>
            <w:webHidden/>
            <w:rStyle w:val="IndexLink"/>
            <w:vanish w:val="false"/>
            <w14:scene3d>
              <w14:camera w14:prst="orthographicFront"/>
              <w14:lightRig w14:rig="threePt" w14:dir="t">
                <w14:rot w14:lat="0" w14:lon="0" w14:rev="0"/>
              </w14:lightRig>
            </w14:scene3d>
          </w:rPr>
          <w:t>4.2.2.3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_Toc417423480 \h</w:instrText>
        </w:r>
        <w:r>
          <w:rPr>
            <w:webHidden/>
          </w:rPr>
          <w:fldChar w:fldCharType="separate"/>
        </w:r>
        <w:r>
          <w:rPr>
            <w:rStyle w:val="IndexLink"/>
            <w:vanish w:val="false"/>
          </w:rPr>
          <w:tab/>
          <w:t>45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1">
        <w:r>
          <w:rPr>
            <w:webHidden/>
            <w:rStyle w:val="IndexLink"/>
            <w:vanish w:val="false"/>
            <w14:scene3d>
              <w14:camera w14:prst="orthographicFront"/>
              <w14:lightRig w14:rig="threePt" w14:dir="t">
                <w14:rot w14:lat="0" w14:lon="0" w14:rev="0"/>
              </w14:lightRig>
            </w14:scene3d>
          </w:rPr>
          <w:t>4.2.2.4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_Toc417423481 \h</w:instrText>
        </w:r>
        <w:r>
          <w:rPr>
            <w:webHidden/>
          </w:rPr>
          <w:fldChar w:fldCharType="separate"/>
        </w:r>
        <w:r>
          <w:rPr>
            <w:rStyle w:val="IndexLink"/>
            <w:vanish w:val="false"/>
          </w:rPr>
          <w:tab/>
          <w:t>45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2">
        <w:r>
          <w:rPr>
            <w:webHidden/>
            <w:rStyle w:val="IndexLink"/>
            <w:vanish w:val="false"/>
            <w14:scene3d>
              <w14:camera w14:prst="orthographicFront"/>
              <w14:lightRig w14:rig="threePt" w14:dir="t">
                <w14:rot w14:lat="0" w14:lon="0" w14:rev="0"/>
              </w14:lightRig>
            </w14:scene3d>
          </w:rPr>
          <w:t>4.2.2.5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_Toc417423482 \h</w:instrText>
        </w:r>
        <w:r>
          <w:rPr>
            <w:webHidden/>
          </w:rPr>
          <w:fldChar w:fldCharType="separate"/>
        </w:r>
        <w:r>
          <w:rPr>
            <w:rStyle w:val="IndexLink"/>
            <w:vanish w:val="false"/>
          </w:rPr>
          <w:tab/>
          <w:t>45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3">
        <w:r>
          <w:rPr>
            <w:webHidden/>
            <w:rStyle w:val="IndexLink"/>
            <w:vanish w:val="false"/>
            <w14:scene3d>
              <w14:camera w14:prst="orthographicFront"/>
              <w14:lightRig w14:rig="threePt" w14:dir="t">
                <w14:rot w14:lat="0" w14:lon="0" w14:rev="0"/>
              </w14:lightRig>
            </w14:scene3d>
          </w:rPr>
          <w:t>4.2.2.6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_Toc417423483 \h</w:instrText>
        </w:r>
        <w:r>
          <w:rPr>
            <w:webHidden/>
          </w:rPr>
          <w:fldChar w:fldCharType="separate"/>
        </w:r>
        <w:r>
          <w:rPr>
            <w:rStyle w:val="IndexLink"/>
            <w:vanish w:val="false"/>
          </w:rPr>
          <w:tab/>
          <w:t>45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4">
        <w:r>
          <w:rPr>
            <w:webHidden/>
            <w:rStyle w:val="IndexLink"/>
            <w:vanish w:val="false"/>
            <w14:scene3d>
              <w14:camera w14:prst="orthographicFront"/>
              <w14:lightRig w14:rig="threePt" w14:dir="t">
                <w14:rot w14:lat="0" w14:lon="0" w14:rev="0"/>
              </w14:lightRig>
            </w14:scene3d>
          </w:rPr>
          <w:t>4.2.2.7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_Toc417423484 \h</w:instrText>
        </w:r>
        <w:r>
          <w:rPr>
            <w:webHidden/>
          </w:rPr>
          <w:fldChar w:fldCharType="separate"/>
        </w:r>
        <w:r>
          <w:rPr>
            <w:rStyle w:val="IndexLink"/>
            <w:vanish w:val="false"/>
          </w:rPr>
          <w:tab/>
          <w:t>46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5">
        <w:r>
          <w:rPr>
            <w:webHidden/>
            <w:rStyle w:val="IndexLink"/>
            <w:vanish w:val="false"/>
            <w14:scene3d>
              <w14:camera w14:prst="orthographicFront"/>
              <w14:lightRig w14:rig="threePt" w14:dir="t">
                <w14:rot w14:lat="0" w14:lon="0" w14:rev="0"/>
              </w14:lightRig>
            </w14:scene3d>
          </w:rPr>
          <w:t>4.2.2.8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_Toc417423485 \h</w:instrText>
        </w:r>
        <w:r>
          <w:rPr>
            <w:webHidden/>
          </w:rPr>
          <w:fldChar w:fldCharType="separate"/>
        </w:r>
        <w:r>
          <w:rPr>
            <w:rStyle w:val="IndexLink"/>
            <w:vanish w:val="false"/>
          </w:rPr>
          <w:tab/>
          <w:t>46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6">
        <w:r>
          <w:rPr>
            <w:webHidden/>
            <w:rStyle w:val="IndexLink"/>
            <w:vanish w:val="false"/>
            <w14:scene3d>
              <w14:camera w14:prst="orthographicFront"/>
              <w14:lightRig w14:rig="threePt" w14:dir="t">
                <w14:rot w14:lat="0" w14:lon="0" w14:rev="0"/>
              </w14:lightRig>
            </w14:scene3d>
          </w:rPr>
          <w:t>4.2.2.9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_Toc417423486 \h</w:instrText>
        </w:r>
        <w:r>
          <w:rPr>
            <w:webHidden/>
          </w:rPr>
          <w:fldChar w:fldCharType="separate"/>
        </w:r>
        <w:r>
          <w:rPr>
            <w:rStyle w:val="IndexLink"/>
            <w:vanish w:val="false"/>
          </w:rPr>
          <w:tab/>
          <w:t>46</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87">
        <w:r>
          <w:rPr>
            <w:webHidden/>
            <w:rStyle w:val="IndexLink"/>
            <w:vanish w:val="false"/>
          </w:rPr>
          <w:t>4.2.3</w:t>
        </w:r>
        <w:r>
          <w:rPr>
            <w:rStyle w:val="IndexLink"/>
            <w:rFonts w:eastAsia="" w:cs="" w:ascii="Calibri" w:hAnsi="Calibri" w:asciiTheme="minorHAnsi" w:cstheme="minorBidi" w:eastAsiaTheme="minorEastAsia" w:hAnsiTheme="minorHAnsi"/>
            <w:sz w:val="22"/>
            <w:szCs w:val="22"/>
            <w:lang w:val="en-US"/>
          </w:rPr>
          <w:tab/>
        </w:r>
        <w:r>
          <w:rPr>
            <w:rStyle w:val="IndexLink"/>
          </w:rPr>
          <w:t>L1C Product Downloader</w:t>
        </w:r>
        <w:r>
          <w:rPr>
            <w:webHidden/>
          </w:rPr>
          <w:fldChar w:fldCharType="begin"/>
        </w:r>
        <w:r>
          <w:rPr>
            <w:webHidden/>
          </w:rPr>
          <w:instrText>PAGEREF _Toc417423487 \h</w:instrText>
        </w:r>
        <w:r>
          <w:rPr>
            <w:webHidden/>
          </w:rPr>
          <w:fldChar w:fldCharType="separate"/>
        </w:r>
        <w:r>
          <w:rPr>
            <w:rStyle w:val="IndexLink"/>
            <w:vanish w:val="false"/>
          </w:rPr>
          <w:tab/>
          <w:t>46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8">
        <w:r>
          <w:rPr>
            <w:webHidden/>
            <w:rStyle w:val="IndexLink"/>
            <w:vanish w:val="false"/>
            <w14:scene3d>
              <w14:camera w14:prst="orthographicFront"/>
              <w14:lightRig w14:rig="threePt" w14:dir="t">
                <w14:rot w14:lat="0" w14:lon="0" w14:rev="0"/>
              </w14:lightRig>
            </w14:scene3d>
          </w:rPr>
          <w:t>4.2.3.1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_Toc417423488 \h</w:instrText>
        </w:r>
        <w:r>
          <w:rPr>
            <w:webHidden/>
          </w:rPr>
          <w:fldChar w:fldCharType="separate"/>
        </w:r>
        <w:r>
          <w:rPr>
            <w:rStyle w:val="IndexLink"/>
            <w:vanish w:val="false"/>
          </w:rPr>
          <w:tab/>
          <w:t>46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89">
        <w:r>
          <w:rPr>
            <w:webHidden/>
            <w:rStyle w:val="IndexLink"/>
            <w:vanish w:val="false"/>
            <w14:scene3d>
              <w14:camera w14:prst="orthographicFront"/>
              <w14:lightRig w14:rig="threePt" w14:dir="t">
                <w14:rot w14:lat="0" w14:lon="0" w14:rev="0"/>
              </w14:lightRig>
            </w14:scene3d>
          </w:rPr>
          <w:t>4.2.3.2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_Toc417423489 \h</w:instrText>
        </w:r>
        <w:r>
          <w:rPr>
            <w:webHidden/>
          </w:rPr>
          <w:fldChar w:fldCharType="separate"/>
        </w:r>
        <w:r>
          <w:rPr>
            <w:rStyle w:val="IndexLink"/>
            <w:vanish w:val="false"/>
          </w:rPr>
          <w:tab/>
          <w:t>46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0">
        <w:r>
          <w:rPr>
            <w:webHidden/>
            <w:rStyle w:val="IndexLink"/>
            <w:vanish w:val="false"/>
            <w14:scene3d>
              <w14:camera w14:prst="orthographicFront"/>
              <w14:lightRig w14:rig="threePt" w14:dir="t">
                <w14:rot w14:lat="0" w14:lon="0" w14:rev="0"/>
              </w14:lightRig>
            </w14:scene3d>
          </w:rPr>
          <w:t>4.2.3.3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_Toc417423490 \h</w:instrText>
        </w:r>
        <w:r>
          <w:rPr>
            <w:webHidden/>
          </w:rPr>
          <w:fldChar w:fldCharType="separate"/>
        </w:r>
        <w:r>
          <w:rPr>
            <w:rStyle w:val="IndexLink"/>
            <w:vanish w:val="false"/>
          </w:rPr>
          <w:tab/>
          <w:t>46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1">
        <w:r>
          <w:rPr>
            <w:webHidden/>
            <w:rStyle w:val="IndexLink"/>
            <w:vanish w:val="false"/>
            <w14:scene3d>
              <w14:camera w14:prst="orthographicFront"/>
              <w14:lightRig w14:rig="threePt" w14:dir="t">
                <w14:rot w14:lat="0" w14:lon="0" w14:rev="0"/>
              </w14:lightRig>
            </w14:scene3d>
          </w:rPr>
          <w:t>4.2.3.4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_Toc417423491 \h</w:instrText>
        </w:r>
        <w:r>
          <w:rPr>
            <w:webHidden/>
          </w:rPr>
          <w:fldChar w:fldCharType="separate"/>
        </w:r>
        <w:r>
          <w:rPr>
            <w:rStyle w:val="IndexLink"/>
            <w:vanish w:val="false"/>
          </w:rPr>
          <w:tab/>
          <w:t>47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2">
        <w:r>
          <w:rPr>
            <w:webHidden/>
            <w:rStyle w:val="IndexLink"/>
            <w:vanish w:val="false"/>
            <w14:scene3d>
              <w14:camera w14:prst="orthographicFront"/>
              <w14:lightRig w14:rig="threePt" w14:dir="t">
                <w14:rot w14:lat="0" w14:lon="0" w14:rev="0"/>
              </w14:lightRig>
            </w14:scene3d>
          </w:rPr>
          <w:t>4.2.3.5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_Toc417423492 \h</w:instrText>
        </w:r>
        <w:r>
          <w:rPr>
            <w:webHidden/>
          </w:rPr>
          <w:fldChar w:fldCharType="separate"/>
        </w:r>
        <w:r>
          <w:rPr>
            <w:rStyle w:val="IndexLink"/>
            <w:vanish w:val="false"/>
          </w:rPr>
          <w:tab/>
          <w:t>49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3">
        <w:r>
          <w:rPr>
            <w:webHidden/>
            <w:rStyle w:val="IndexLink"/>
            <w:vanish w:val="false"/>
            <w14:scene3d>
              <w14:camera w14:prst="orthographicFront"/>
              <w14:lightRig w14:rig="threePt" w14:dir="t">
                <w14:rot w14:lat="0" w14:lon="0" w14:rev="0"/>
              </w14:lightRig>
            </w14:scene3d>
          </w:rPr>
          <w:t>4.2.3.6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_Toc417423493 \h</w:instrText>
        </w:r>
        <w:r>
          <w:rPr>
            <w:webHidden/>
          </w:rPr>
          <w:fldChar w:fldCharType="separate"/>
        </w:r>
        <w:r>
          <w:rPr>
            <w:rStyle w:val="IndexLink"/>
            <w:vanish w:val="false"/>
          </w:rPr>
          <w:tab/>
          <w:t>49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4">
        <w:r>
          <w:rPr>
            <w:webHidden/>
            <w:rStyle w:val="IndexLink"/>
            <w:vanish w:val="false"/>
            <w14:scene3d>
              <w14:camera w14:prst="orthographicFront"/>
              <w14:lightRig w14:rig="threePt" w14:dir="t">
                <w14:rot w14:lat="0" w14:lon="0" w14:rev="0"/>
              </w14:lightRig>
            </w14:scene3d>
          </w:rPr>
          <w:t>4.2.3.7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_Toc417423494 \h</w:instrText>
        </w:r>
        <w:r>
          <w:rPr>
            <w:webHidden/>
          </w:rPr>
          <w:fldChar w:fldCharType="separate"/>
        </w:r>
        <w:r>
          <w:rPr>
            <w:rStyle w:val="IndexLink"/>
            <w:vanish w:val="false"/>
          </w:rPr>
          <w:tab/>
          <w:t>49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5">
        <w:r>
          <w:rPr>
            <w:webHidden/>
            <w:rStyle w:val="IndexLink"/>
            <w:vanish w:val="false"/>
            <w14:scene3d>
              <w14:camera w14:prst="orthographicFront"/>
              <w14:lightRig w14:rig="threePt" w14:dir="t">
                <w14:rot w14:lat="0" w14:lon="0" w14:rev="0"/>
              </w14:lightRig>
            </w14:scene3d>
          </w:rPr>
          <w:t>4.2.3.8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_Toc417423495 \h</w:instrText>
        </w:r>
        <w:r>
          <w:rPr>
            <w:webHidden/>
          </w:rPr>
          <w:fldChar w:fldCharType="separate"/>
        </w:r>
        <w:r>
          <w:rPr>
            <w:rStyle w:val="IndexLink"/>
            <w:vanish w:val="false"/>
          </w:rPr>
          <w:tab/>
          <w:t>49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6">
        <w:r>
          <w:rPr>
            <w:webHidden/>
            <w:rStyle w:val="IndexLink"/>
            <w:vanish w:val="false"/>
            <w14:scene3d>
              <w14:camera w14:prst="orthographicFront"/>
              <w14:lightRig w14:rig="threePt" w14:dir="t">
                <w14:rot w14:lat="0" w14:lon="0" w14:rev="0"/>
              </w14:lightRig>
            </w14:scene3d>
          </w:rPr>
          <w:t>4.2.3.9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_Toc417423496 \h</w:instrText>
        </w:r>
        <w:r>
          <w:rPr>
            <w:webHidden/>
          </w:rPr>
          <w:fldChar w:fldCharType="separate"/>
        </w:r>
        <w:r>
          <w:rPr>
            <w:rStyle w:val="IndexLink"/>
            <w:vanish w:val="false"/>
          </w:rPr>
          <w:tab/>
          <w:t>50</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497">
        <w:r>
          <w:rPr>
            <w:webHidden/>
            <w:rStyle w:val="IndexLink"/>
            <w:vanish w:val="false"/>
          </w:rPr>
          <w:t>4.2.4</w:t>
        </w:r>
        <w:r>
          <w:rPr>
            <w:rStyle w:val="IndexLink"/>
            <w:rFonts w:eastAsia="" w:cs="" w:ascii="Calibri" w:hAnsi="Calibri" w:asciiTheme="minorHAnsi" w:cstheme="minorBidi" w:eastAsiaTheme="minorEastAsia" w:hAnsiTheme="minorHAnsi"/>
            <w:sz w:val="22"/>
            <w:szCs w:val="22"/>
            <w:lang w:val="en-US"/>
          </w:rPr>
          <w:tab/>
        </w:r>
        <w:r>
          <w:rPr>
            <w:rStyle w:val="IndexLink"/>
          </w:rPr>
          <w:t>L1T Product Downloader</w:t>
        </w:r>
        <w:r>
          <w:rPr>
            <w:webHidden/>
          </w:rPr>
          <w:fldChar w:fldCharType="begin"/>
        </w:r>
        <w:r>
          <w:rPr>
            <w:webHidden/>
          </w:rPr>
          <w:instrText>PAGEREF _Toc417423497 \h</w:instrText>
        </w:r>
        <w:r>
          <w:rPr>
            <w:webHidden/>
          </w:rPr>
          <w:fldChar w:fldCharType="separate"/>
        </w:r>
        <w:r>
          <w:rPr>
            <w:rStyle w:val="IndexLink"/>
            <w:vanish w:val="false"/>
          </w:rPr>
          <w:tab/>
          <w:t>50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8">
        <w:r>
          <w:rPr>
            <w:webHidden/>
            <w:rStyle w:val="IndexLink"/>
            <w:vanish w:val="false"/>
            <w14:scene3d>
              <w14:camera w14:prst="orthographicFront"/>
              <w14:lightRig w14:rig="threePt" w14:dir="t">
                <w14:rot w14:lat="0" w14:lon="0" w14:rev="0"/>
              </w14:lightRig>
            </w14:scene3d>
          </w:rPr>
          <w:t>4.2.4.1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_Toc417423498 \h</w:instrText>
        </w:r>
        <w:r>
          <w:rPr>
            <w:webHidden/>
          </w:rPr>
          <w:fldChar w:fldCharType="separate"/>
        </w:r>
        <w:r>
          <w:rPr>
            <w:rStyle w:val="IndexLink"/>
            <w:vanish w:val="false"/>
          </w:rPr>
          <w:tab/>
          <w:t>50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499">
        <w:r>
          <w:rPr>
            <w:webHidden/>
            <w:rStyle w:val="IndexLink"/>
            <w:vanish w:val="false"/>
            <w14:scene3d>
              <w14:camera w14:prst="orthographicFront"/>
              <w14:lightRig w14:rig="threePt" w14:dir="t">
                <w14:rot w14:lat="0" w14:lon="0" w14:rev="0"/>
              </w14:lightRig>
            </w14:scene3d>
          </w:rPr>
          <w:t>4.2.4.2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_Toc417423499 \h</w:instrText>
        </w:r>
        <w:r>
          <w:rPr>
            <w:webHidden/>
          </w:rPr>
          <w:fldChar w:fldCharType="separate"/>
        </w:r>
        <w:r>
          <w:rPr>
            <w:rStyle w:val="IndexLink"/>
            <w:vanish w:val="false"/>
          </w:rPr>
          <w:tab/>
          <w:t>50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0">
        <w:r>
          <w:rPr>
            <w:webHidden/>
            <w:rStyle w:val="IndexLink"/>
            <w:vanish w:val="false"/>
            <w14:scene3d>
              <w14:camera w14:prst="orthographicFront"/>
              <w14:lightRig w14:rig="threePt" w14:dir="t">
                <w14:rot w14:lat="0" w14:lon="0" w14:rev="0"/>
              </w14:lightRig>
            </w14:scene3d>
          </w:rPr>
          <w:t>4.2.4.3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_Toc417423500 \h</w:instrText>
        </w:r>
        <w:r>
          <w:rPr>
            <w:webHidden/>
          </w:rPr>
          <w:fldChar w:fldCharType="separate"/>
        </w:r>
        <w:r>
          <w:rPr>
            <w:rStyle w:val="IndexLink"/>
            <w:vanish w:val="false"/>
          </w:rPr>
          <w:tab/>
          <w:t>50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1">
        <w:r>
          <w:rPr>
            <w:webHidden/>
            <w:rStyle w:val="IndexLink"/>
            <w:vanish w:val="false"/>
            <w14:scene3d>
              <w14:camera w14:prst="orthographicFront"/>
              <w14:lightRig w14:rig="threePt" w14:dir="t">
                <w14:rot w14:lat="0" w14:lon="0" w14:rev="0"/>
              </w14:lightRig>
            </w14:scene3d>
          </w:rPr>
          <w:t>4.2.4.4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_Toc417423501 \h</w:instrText>
        </w:r>
        <w:r>
          <w:rPr>
            <w:webHidden/>
          </w:rPr>
          <w:fldChar w:fldCharType="separate"/>
        </w:r>
        <w:r>
          <w:rPr>
            <w:rStyle w:val="IndexLink"/>
            <w:vanish w:val="false"/>
          </w:rPr>
          <w:tab/>
          <w:t>50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2">
        <w:r>
          <w:rPr>
            <w:webHidden/>
            <w:rStyle w:val="IndexLink"/>
            <w:vanish w:val="false"/>
            <w14:scene3d>
              <w14:camera w14:prst="orthographicFront"/>
              <w14:lightRig w14:rig="threePt" w14:dir="t">
                <w14:rot w14:lat="0" w14:lon="0" w14:rev="0"/>
              </w14:lightRig>
            </w14:scene3d>
          </w:rPr>
          <w:t>4.2.4.5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_Toc417423502 \h</w:instrText>
        </w:r>
        <w:r>
          <w:rPr>
            <w:webHidden/>
          </w:rPr>
          <w:fldChar w:fldCharType="separate"/>
        </w:r>
        <w:r>
          <w:rPr>
            <w:rStyle w:val="IndexLink"/>
            <w:vanish w:val="false"/>
          </w:rPr>
          <w:tab/>
          <w:t>51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3">
        <w:r>
          <w:rPr>
            <w:webHidden/>
            <w:rStyle w:val="IndexLink"/>
            <w:vanish w:val="false"/>
            <w14:scene3d>
              <w14:camera w14:prst="orthographicFront"/>
              <w14:lightRig w14:rig="threePt" w14:dir="t">
                <w14:rot w14:lat="0" w14:lon="0" w14:rev="0"/>
              </w14:lightRig>
            </w14:scene3d>
          </w:rPr>
          <w:t>4.2.4.6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_Toc417423503 \h</w:instrText>
        </w:r>
        <w:r>
          <w:rPr>
            <w:webHidden/>
          </w:rPr>
          <w:fldChar w:fldCharType="separate"/>
        </w:r>
        <w:r>
          <w:rPr>
            <w:rStyle w:val="IndexLink"/>
            <w:vanish w:val="false"/>
          </w:rPr>
          <w:tab/>
          <w:t>51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4">
        <w:r>
          <w:rPr>
            <w:webHidden/>
            <w:rStyle w:val="IndexLink"/>
            <w:vanish w:val="false"/>
            <w14:scene3d>
              <w14:camera w14:prst="orthographicFront"/>
              <w14:lightRig w14:rig="threePt" w14:dir="t">
                <w14:rot w14:lat="0" w14:lon="0" w14:rev="0"/>
              </w14:lightRig>
            </w14:scene3d>
          </w:rPr>
          <w:t>4.2.4.7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_Toc417423504 \h</w:instrText>
        </w:r>
        <w:r>
          <w:rPr>
            <w:webHidden/>
          </w:rPr>
          <w:fldChar w:fldCharType="separate"/>
        </w:r>
        <w:r>
          <w:rPr>
            <w:rStyle w:val="IndexLink"/>
            <w:vanish w:val="false"/>
          </w:rPr>
          <w:tab/>
          <w:t>51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5">
        <w:r>
          <w:rPr>
            <w:webHidden/>
            <w:rStyle w:val="IndexLink"/>
            <w:vanish w:val="false"/>
            <w14:scene3d>
              <w14:camera w14:prst="orthographicFront"/>
              <w14:lightRig w14:rig="threePt" w14:dir="t">
                <w14:rot w14:lat="0" w14:lon="0" w14:rev="0"/>
              </w14:lightRig>
            </w14:scene3d>
          </w:rPr>
          <w:t>4.2.4.8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_Toc417423505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6">
        <w:r>
          <w:rPr>
            <w:webHidden/>
            <w:rStyle w:val="IndexLink"/>
            <w:vanish w:val="false"/>
            <w14:scene3d>
              <w14:camera w14:prst="orthographicFront"/>
              <w14:lightRig w14:rig="threePt" w14:dir="t">
                <w14:rot w14:lat="0" w14:lon="0" w14:rev="0"/>
              </w14:lightRig>
            </w14:scene3d>
          </w:rPr>
          <w:t>4.2.4.9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_Toc417423506 \h</w:instrText>
        </w:r>
        <w:r>
          <w:rPr>
            <w:webHidden/>
          </w:rPr>
          <w:fldChar w:fldCharType="separate"/>
        </w:r>
        <w:r>
          <w:rPr>
            <w:rStyle w:val="IndexLink"/>
            <w:vanish w:val="false"/>
          </w:rPr>
          <w:tab/>
          <w:t>52</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07">
        <w:r>
          <w:rPr>
            <w:webHidden/>
            <w:rStyle w:val="IndexLink"/>
            <w:vanish w:val="false"/>
          </w:rPr>
          <w:t>4.2.5</w:t>
        </w:r>
        <w:r>
          <w:rPr>
            <w:rStyle w:val="IndexLink"/>
            <w:rFonts w:eastAsia="" w:cs="" w:ascii="Calibri" w:hAnsi="Calibri" w:asciiTheme="minorHAnsi" w:cstheme="minorBidi" w:eastAsiaTheme="minorEastAsia" w:hAnsiTheme="minorHAnsi"/>
            <w:sz w:val="22"/>
            <w:szCs w:val="22"/>
            <w:lang w:val="en-US"/>
          </w:rPr>
          <w:tab/>
        </w:r>
        <w:r>
          <w:rPr>
            <w:rStyle w:val="IndexLink"/>
          </w:rPr>
          <w:t>Compute Tile Lists From AOI Module</w:t>
        </w:r>
        <w:r>
          <w:rPr>
            <w:webHidden/>
          </w:rPr>
          <w:fldChar w:fldCharType="begin"/>
        </w:r>
        <w:r>
          <w:rPr>
            <w:webHidden/>
          </w:rPr>
          <w:instrText>PAGEREF _Toc417423507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8">
        <w:r>
          <w:rPr>
            <w:webHidden/>
            <w:rStyle w:val="IndexLink"/>
            <w:vanish w:val="false"/>
            <w14:scene3d>
              <w14:camera w14:prst="orthographicFront"/>
              <w14:lightRig w14:rig="threePt" w14:dir="t">
                <w14:rot w14:lat="0" w14:lon="0" w14:rev="0"/>
              </w14:lightRig>
            </w14:scene3d>
          </w:rPr>
          <w:t>4.2.5.1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_Toc417423508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09">
        <w:r>
          <w:rPr>
            <w:webHidden/>
            <w:rStyle w:val="IndexLink"/>
            <w:vanish w:val="false"/>
            <w14:scene3d>
              <w14:camera w14:prst="orthographicFront"/>
              <w14:lightRig w14:rig="threePt" w14:dir="t">
                <w14:rot w14:lat="0" w14:lon="0" w14:rev="0"/>
              </w14:lightRig>
            </w14:scene3d>
          </w:rPr>
          <w:t>4.2.5.2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_Toc417423509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0">
        <w:r>
          <w:rPr>
            <w:webHidden/>
            <w:rStyle w:val="IndexLink"/>
            <w:vanish w:val="false"/>
            <w14:scene3d>
              <w14:camera w14:prst="orthographicFront"/>
              <w14:lightRig w14:rig="threePt" w14:dir="t">
                <w14:rot w14:lat="0" w14:lon="0" w14:rev="0"/>
              </w14:lightRig>
            </w14:scene3d>
          </w:rPr>
          <w:t>4.2.5.3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_Toc417423510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1">
        <w:r>
          <w:rPr>
            <w:webHidden/>
            <w:rStyle w:val="IndexLink"/>
            <w:vanish w:val="false"/>
            <w14:scene3d>
              <w14:camera w14:prst="orthographicFront"/>
              <w14:lightRig w14:rig="threePt" w14:dir="t">
                <w14:rot w14:lat="0" w14:lon="0" w14:rev="0"/>
              </w14:lightRig>
            </w14:scene3d>
          </w:rPr>
          <w:t>4.2.5.4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_Toc417423511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2">
        <w:r>
          <w:rPr>
            <w:webHidden/>
            <w:rStyle w:val="IndexLink"/>
            <w:vanish w:val="false"/>
            <w14:scene3d>
              <w14:camera w14:prst="orthographicFront"/>
              <w14:lightRig w14:rig="threePt" w14:dir="t">
                <w14:rot w14:lat="0" w14:lon="0" w14:rev="0"/>
              </w14:lightRig>
            </w14:scene3d>
          </w:rPr>
          <w:t>4.2.5.5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_Toc417423512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3">
        <w:r>
          <w:rPr>
            <w:webHidden/>
            <w:rStyle w:val="IndexLink"/>
            <w:vanish w:val="false"/>
            <w14:scene3d>
              <w14:camera w14:prst="orthographicFront"/>
              <w14:lightRig w14:rig="threePt" w14:dir="t">
                <w14:rot w14:lat="0" w14:lon="0" w14:rev="0"/>
              </w14:lightRig>
            </w14:scene3d>
          </w:rPr>
          <w:t>4.2.5.6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_Toc417423513 \h</w:instrText>
        </w:r>
        <w:r>
          <w:rPr>
            <w:webHidden/>
          </w:rPr>
          <w:fldChar w:fldCharType="separate"/>
        </w:r>
        <w:r>
          <w:rPr>
            <w:rStyle w:val="IndexLink"/>
            <w:vanish w:val="false"/>
          </w:rPr>
          <w:tab/>
          <w:t>52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4">
        <w:r>
          <w:rPr>
            <w:webHidden/>
            <w:rStyle w:val="IndexLink"/>
            <w:vanish w:val="false"/>
            <w14:scene3d>
              <w14:camera w14:prst="orthographicFront"/>
              <w14:lightRig w14:rig="threePt" w14:dir="t">
                <w14:rot w14:lat="0" w14:lon="0" w14:rev="0"/>
              </w14:lightRig>
            </w14:scene3d>
          </w:rPr>
          <w:t>4.2.5.7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_Toc417423514 \h</w:instrText>
        </w:r>
        <w:r>
          <w:rPr>
            <w:webHidden/>
          </w:rPr>
          <w:fldChar w:fldCharType="separate"/>
        </w:r>
        <w:r>
          <w:rPr>
            <w:rStyle w:val="IndexLink"/>
            <w:vanish w:val="false"/>
          </w:rPr>
          <w:tab/>
          <w:t>53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5">
        <w:r>
          <w:rPr>
            <w:webHidden/>
            <w:rStyle w:val="IndexLink"/>
            <w:vanish w:val="false"/>
            <w14:scene3d>
              <w14:camera w14:prst="orthographicFront"/>
              <w14:lightRig w14:rig="threePt" w14:dir="t">
                <w14:rot w14:lat="0" w14:lon="0" w14:rev="0"/>
              </w14:lightRig>
            </w14:scene3d>
          </w:rPr>
          <w:t>4.2.5.8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_Toc417423515 \h</w:instrText>
        </w:r>
        <w:r>
          <w:rPr>
            <w:webHidden/>
          </w:rPr>
          <w:fldChar w:fldCharType="separate"/>
        </w:r>
        <w:r>
          <w:rPr>
            <w:rStyle w:val="IndexLink"/>
            <w:vanish w:val="false"/>
          </w:rPr>
          <w:tab/>
          <w:t>53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6">
        <w:r>
          <w:rPr>
            <w:webHidden/>
            <w:rStyle w:val="IndexLink"/>
            <w:vanish w:val="false"/>
            <w14:scene3d>
              <w14:camera w14:prst="orthographicFront"/>
              <w14:lightRig w14:rig="threePt" w14:dir="t">
                <w14:rot w14:lat="0" w14:lon="0" w14:rev="0"/>
              </w14:lightRig>
            </w14:scene3d>
          </w:rPr>
          <w:t>4.2.5.9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_Toc417423516 \h</w:instrText>
        </w:r>
        <w:r>
          <w:rPr>
            <w:webHidden/>
          </w:rPr>
          <w:fldChar w:fldCharType="separate"/>
        </w:r>
        <w:r>
          <w:rPr>
            <w:rStyle w:val="IndexLink"/>
            <w:vanish w:val="false"/>
          </w:rPr>
          <w:tab/>
          <w:t>53</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17">
        <w:r>
          <w:rPr>
            <w:webHidden/>
            <w:rStyle w:val="IndexLink"/>
            <w:vanish w:val="false"/>
          </w:rPr>
          <w:t>4.2.6</w:t>
        </w:r>
        <w:r>
          <w:rPr>
            <w:rStyle w:val="IndexLink"/>
            <w:rFonts w:eastAsia="" w:cs="" w:ascii="Calibri" w:hAnsi="Calibri" w:asciiTheme="minorHAnsi" w:cstheme="minorBidi" w:eastAsiaTheme="minorEastAsia" w:hAnsiTheme="minorHAnsi"/>
            <w:sz w:val="22"/>
            <w:szCs w:val="22"/>
            <w:lang w:val="en-US"/>
          </w:rPr>
          <w:tab/>
        </w:r>
        <w:r>
          <w:rPr>
            <w:rStyle w:val="IndexLink"/>
          </w:rPr>
          <w:t>DEM&amp;WB Processing Module</w:t>
        </w:r>
        <w:r>
          <w:rPr>
            <w:webHidden/>
          </w:rPr>
          <w:fldChar w:fldCharType="begin"/>
        </w:r>
        <w:r>
          <w:rPr>
            <w:webHidden/>
          </w:rPr>
          <w:instrText>PAGEREF _Toc417423517 \h</w:instrText>
        </w:r>
        <w:r>
          <w:rPr>
            <w:webHidden/>
          </w:rPr>
          <w:fldChar w:fldCharType="separate"/>
        </w:r>
        <w:r>
          <w:rPr>
            <w:rStyle w:val="IndexLink"/>
            <w:vanish w:val="false"/>
          </w:rPr>
          <w:tab/>
          <w:t>53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8">
        <w:r>
          <w:rPr>
            <w:webHidden/>
            <w:rStyle w:val="IndexLink"/>
            <w:vanish w:val="false"/>
            <w14:scene3d>
              <w14:camera w14:prst="orthographicFront"/>
              <w14:lightRig w14:rig="threePt" w14:dir="t">
                <w14:rot w14:lat="0" w14:lon="0" w14:rev="0"/>
              </w14:lightRig>
            </w14:scene3d>
          </w:rPr>
          <w:t>4.2.6.1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_Toc417423518 \h</w:instrText>
        </w:r>
        <w:r>
          <w:rPr>
            <w:webHidden/>
          </w:rPr>
          <w:fldChar w:fldCharType="separate"/>
        </w:r>
        <w:r>
          <w:rPr>
            <w:rStyle w:val="IndexLink"/>
            <w:vanish w:val="false"/>
          </w:rPr>
          <w:tab/>
          <w:t>53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19">
        <w:r>
          <w:rPr>
            <w:webHidden/>
            <w:rStyle w:val="IndexLink"/>
            <w:vanish w:val="false"/>
            <w14:scene3d>
              <w14:camera w14:prst="orthographicFront"/>
              <w14:lightRig w14:rig="threePt" w14:dir="t">
                <w14:rot w14:lat="0" w14:lon="0" w14:rev="0"/>
              </w14:lightRig>
            </w14:scene3d>
          </w:rPr>
          <w:t>4.2.6.2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_Toc417423519 \h</w:instrText>
        </w:r>
        <w:r>
          <w:rPr>
            <w:webHidden/>
          </w:rPr>
          <w:fldChar w:fldCharType="separate"/>
        </w:r>
        <w:r>
          <w:rPr>
            <w:rStyle w:val="IndexLink"/>
            <w:vanish w:val="false"/>
          </w:rPr>
          <w:tab/>
          <w:t>53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0">
        <w:r>
          <w:rPr>
            <w:webHidden/>
            <w:rStyle w:val="IndexLink"/>
            <w:vanish w:val="false"/>
            <w14:scene3d>
              <w14:camera w14:prst="orthographicFront"/>
              <w14:lightRig w14:rig="threePt" w14:dir="t">
                <w14:rot w14:lat="0" w14:lon="0" w14:rev="0"/>
              </w14:lightRig>
            </w14:scene3d>
          </w:rPr>
          <w:t>4.2.6.3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_Toc417423520 \h</w:instrText>
        </w:r>
        <w:r>
          <w:rPr>
            <w:webHidden/>
          </w:rPr>
          <w:fldChar w:fldCharType="separate"/>
        </w:r>
        <w:r>
          <w:rPr>
            <w:rStyle w:val="IndexLink"/>
            <w:vanish w:val="false"/>
          </w:rPr>
          <w:tab/>
          <w:t>54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1">
        <w:r>
          <w:rPr>
            <w:webHidden/>
            <w:rStyle w:val="IndexLink"/>
            <w:vanish w:val="false"/>
            <w14:scene3d>
              <w14:camera w14:prst="orthographicFront"/>
              <w14:lightRig w14:rig="threePt" w14:dir="t">
                <w14:rot w14:lat="0" w14:lon="0" w14:rev="0"/>
              </w14:lightRig>
            </w14:scene3d>
          </w:rPr>
          <w:t>4.2.6.4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_Toc417423521 \h</w:instrText>
        </w:r>
        <w:r>
          <w:rPr>
            <w:webHidden/>
          </w:rPr>
          <w:fldChar w:fldCharType="separate"/>
        </w:r>
        <w:r>
          <w:rPr>
            <w:rStyle w:val="IndexLink"/>
            <w:vanish w:val="false"/>
          </w:rPr>
          <w:tab/>
          <w:t>54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2">
        <w:r>
          <w:rPr>
            <w:webHidden/>
            <w:rStyle w:val="IndexLink"/>
            <w:vanish w:val="false"/>
            <w14:scene3d>
              <w14:camera w14:prst="orthographicFront"/>
              <w14:lightRig w14:rig="threePt" w14:dir="t">
                <w14:rot w14:lat="0" w14:lon="0" w14:rev="0"/>
              </w14:lightRig>
            </w14:scene3d>
          </w:rPr>
          <w:t>4.2.6.5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_Toc417423522 \h</w:instrText>
        </w:r>
        <w:r>
          <w:rPr>
            <w:webHidden/>
          </w:rPr>
          <w:fldChar w:fldCharType="separate"/>
        </w:r>
        <w:r>
          <w:rPr>
            <w:rStyle w:val="IndexLink"/>
            <w:vanish w:val="false"/>
          </w:rPr>
          <w:tab/>
          <w:t>57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3">
        <w:r>
          <w:rPr>
            <w:webHidden/>
            <w:rStyle w:val="IndexLink"/>
            <w:vanish w:val="false"/>
            <w14:scene3d>
              <w14:camera w14:prst="orthographicFront"/>
              <w14:lightRig w14:rig="threePt" w14:dir="t">
                <w14:rot w14:lat="0" w14:lon="0" w14:rev="0"/>
              </w14:lightRig>
            </w14:scene3d>
          </w:rPr>
          <w:t>4.2.6.6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_Toc417423523 \h</w:instrText>
        </w:r>
        <w:r>
          <w:rPr>
            <w:webHidden/>
          </w:rPr>
          <w:fldChar w:fldCharType="separate"/>
        </w:r>
        <w:r>
          <w:rPr>
            <w:rStyle w:val="IndexLink"/>
            <w:vanish w:val="false"/>
          </w:rPr>
          <w:tab/>
          <w:t>57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4">
        <w:r>
          <w:rPr>
            <w:webHidden/>
            <w:rStyle w:val="IndexLink"/>
            <w:vanish w:val="false"/>
            <w14:scene3d>
              <w14:camera w14:prst="orthographicFront"/>
              <w14:lightRig w14:rig="threePt" w14:dir="t">
                <w14:rot w14:lat="0" w14:lon="0" w14:rev="0"/>
              </w14:lightRig>
            </w14:scene3d>
          </w:rPr>
          <w:t>4.2.6.7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_Toc417423524 \h</w:instrText>
        </w:r>
        <w:r>
          <w:rPr>
            <w:webHidden/>
          </w:rPr>
          <w:fldChar w:fldCharType="separate"/>
        </w:r>
        <w:r>
          <w:rPr>
            <w:rStyle w:val="IndexLink"/>
            <w:vanish w:val="false"/>
          </w:rPr>
          <w:tab/>
          <w:t>57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5">
        <w:r>
          <w:rPr>
            <w:webHidden/>
            <w:rStyle w:val="IndexLink"/>
            <w:vanish w:val="false"/>
            <w14:scene3d>
              <w14:camera w14:prst="orthographicFront"/>
              <w14:lightRig w14:rig="threePt" w14:dir="t">
                <w14:rot w14:lat="0" w14:lon="0" w14:rev="0"/>
              </w14:lightRig>
            </w14:scene3d>
          </w:rPr>
          <w:t>4.2.6.8</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_Toc417423525 \h</w:instrText>
        </w:r>
        <w:r>
          <w:rPr>
            <w:webHidden/>
          </w:rPr>
          <w:fldChar w:fldCharType="separate"/>
        </w:r>
        <w:r>
          <w:rPr>
            <w:rStyle w:val="IndexLink"/>
            <w:vanish w:val="false"/>
          </w:rPr>
          <w:tab/>
          <w:t>58</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26">
        <w:r>
          <w:rPr>
            <w:webHidden/>
            <w:rStyle w:val="IndexLink"/>
            <w:vanish w:val="false"/>
          </w:rPr>
          <w:t>4.2.7</w:t>
        </w:r>
        <w:r>
          <w:rPr>
            <w:rStyle w:val="IndexLink"/>
            <w:rFonts w:eastAsia="" w:cs="" w:ascii="Calibri" w:hAnsi="Calibri" w:asciiTheme="minorHAnsi" w:cstheme="minorBidi" w:eastAsiaTheme="minorEastAsia" w:hAnsiTheme="minorHAnsi"/>
            <w:sz w:val="22"/>
            <w:szCs w:val="22"/>
            <w:lang w:val="en-US"/>
          </w:rPr>
          <w:tab/>
        </w:r>
        <w:r>
          <w:rPr>
            <w:rStyle w:val="IndexLink"/>
          </w:rPr>
          <w:t>L2A S2 Pre Processing Module</w:t>
        </w:r>
        <w:r>
          <w:rPr>
            <w:webHidden/>
          </w:rPr>
          <w:fldChar w:fldCharType="begin"/>
        </w:r>
        <w:r>
          <w:rPr>
            <w:webHidden/>
          </w:rPr>
          <w:instrText>PAGEREF _Toc417423526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7">
        <w:r>
          <w:rPr>
            <w:webHidden/>
            <w:rStyle w:val="IndexLink"/>
            <w:vanish w:val="false"/>
            <w14:scene3d>
              <w14:camera w14:prst="orthographicFront"/>
              <w14:lightRig w14:rig="threePt" w14:dir="t">
                <w14:rot w14:lat="0" w14:lon="0" w14:rev="0"/>
              </w14:lightRig>
            </w14:scene3d>
          </w:rPr>
          <w:t>4.2.7.1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_Toc417423527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8">
        <w:r>
          <w:rPr>
            <w:webHidden/>
            <w:rStyle w:val="IndexLink"/>
            <w:vanish w:val="false"/>
            <w14:scene3d>
              <w14:camera w14:prst="orthographicFront"/>
              <w14:lightRig w14:rig="threePt" w14:dir="t">
                <w14:rot w14:lat="0" w14:lon="0" w14:rev="0"/>
              </w14:lightRig>
            </w14:scene3d>
          </w:rPr>
          <w:t>4.2.7.2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_Toc417423528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29">
        <w:r>
          <w:rPr>
            <w:webHidden/>
            <w:rStyle w:val="IndexLink"/>
            <w:vanish w:val="false"/>
            <w14:scene3d>
              <w14:camera w14:prst="orthographicFront"/>
              <w14:lightRig w14:rig="threePt" w14:dir="t">
                <w14:rot w14:lat="0" w14:lon="0" w14:rev="0"/>
              </w14:lightRig>
            </w14:scene3d>
          </w:rPr>
          <w:t>4.2.7.3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_Toc417423529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0">
        <w:r>
          <w:rPr>
            <w:webHidden/>
            <w:rStyle w:val="IndexLink"/>
            <w:vanish w:val="false"/>
            <w14:scene3d>
              <w14:camera w14:prst="orthographicFront"/>
              <w14:lightRig w14:rig="threePt" w14:dir="t">
                <w14:rot w14:lat="0" w14:lon="0" w14:rev="0"/>
              </w14:lightRig>
            </w14:scene3d>
          </w:rPr>
          <w:t>4.2.7.4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_Toc417423530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1">
        <w:r>
          <w:rPr>
            <w:webHidden/>
            <w:rStyle w:val="IndexLink"/>
            <w:vanish w:val="false"/>
            <w14:scene3d>
              <w14:camera w14:prst="orthographicFront"/>
              <w14:lightRig w14:rig="threePt" w14:dir="t">
                <w14:rot w14:lat="0" w14:lon="0" w14:rev="0"/>
              </w14:lightRig>
            </w14:scene3d>
          </w:rPr>
          <w:t>4.2.7.5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_Toc417423531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2">
        <w:r>
          <w:rPr>
            <w:webHidden/>
            <w:rStyle w:val="IndexLink"/>
            <w:vanish w:val="false"/>
            <w14:scene3d>
              <w14:camera w14:prst="orthographicFront"/>
              <w14:lightRig w14:rig="threePt" w14:dir="t">
                <w14:rot w14:lat="0" w14:lon="0" w14:rev="0"/>
              </w14:lightRig>
            </w14:scene3d>
          </w:rPr>
          <w:t>4.2.7.6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_Toc417423532 \h</w:instrText>
        </w:r>
        <w:r>
          <w:rPr>
            <w:webHidden/>
          </w:rPr>
          <w:fldChar w:fldCharType="separate"/>
        </w:r>
        <w:r>
          <w:rPr>
            <w:rStyle w:val="IndexLink"/>
            <w:vanish w:val="false"/>
          </w:rPr>
          <w:tab/>
          <w:t>58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3">
        <w:r>
          <w:rPr>
            <w:webHidden/>
            <w:rStyle w:val="IndexLink"/>
            <w:vanish w:val="false"/>
            <w14:scene3d>
              <w14:camera w14:prst="orthographicFront"/>
              <w14:lightRig w14:rig="threePt" w14:dir="t">
                <w14:rot w14:lat="0" w14:lon="0" w14:rev="0"/>
              </w14:lightRig>
            </w14:scene3d>
          </w:rPr>
          <w:t>4.2.7.7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_Toc417423533 \h</w:instrText>
        </w:r>
        <w:r>
          <w:rPr>
            <w:webHidden/>
          </w:rPr>
          <w:fldChar w:fldCharType="separate"/>
        </w:r>
        <w:r>
          <w:rPr>
            <w:rStyle w:val="IndexLink"/>
            <w:vanish w:val="false"/>
          </w:rPr>
          <w:tab/>
          <w:t>59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4">
        <w:r>
          <w:rPr>
            <w:webHidden/>
            <w:rStyle w:val="IndexLink"/>
            <w:vanish w:val="false"/>
            <w14:scene3d>
              <w14:camera w14:prst="orthographicFront"/>
              <w14:lightRig w14:rig="threePt" w14:dir="t">
                <w14:rot w14:lat="0" w14:lon="0" w14:rev="0"/>
              </w14:lightRig>
            </w14:scene3d>
          </w:rPr>
          <w:t>4.2.7.8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_Toc417423534 \h</w:instrText>
        </w:r>
        <w:r>
          <w:rPr>
            <w:webHidden/>
          </w:rPr>
          <w:fldChar w:fldCharType="separate"/>
        </w:r>
        <w:r>
          <w:rPr>
            <w:rStyle w:val="IndexLink"/>
            <w:vanish w:val="false"/>
          </w:rPr>
          <w:tab/>
          <w:t>59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5">
        <w:r>
          <w:rPr>
            <w:webHidden/>
            <w:rStyle w:val="IndexLink"/>
            <w:vanish w:val="false"/>
            <w14:scene3d>
              <w14:camera w14:prst="orthographicFront"/>
              <w14:lightRig w14:rig="threePt" w14:dir="t">
                <w14:rot w14:lat="0" w14:lon="0" w14:rev="0"/>
              </w14:lightRig>
            </w14:scene3d>
          </w:rPr>
          <w:t>4.2.7.9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_Toc417423535 \h</w:instrText>
        </w:r>
        <w:r>
          <w:rPr>
            <w:webHidden/>
          </w:rPr>
          <w:fldChar w:fldCharType="separate"/>
        </w:r>
        <w:r>
          <w:rPr>
            <w:rStyle w:val="IndexLink"/>
            <w:vanish w:val="false"/>
          </w:rPr>
          <w:tab/>
          <w:t>59</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36">
        <w:r>
          <w:rPr>
            <w:webHidden/>
            <w:rStyle w:val="IndexLink"/>
            <w:vanish w:val="false"/>
          </w:rPr>
          <w:t>4.2.8</w:t>
        </w:r>
        <w:r>
          <w:rPr>
            <w:rStyle w:val="IndexLink"/>
            <w:rFonts w:eastAsia="" w:cs="" w:ascii="Calibri" w:hAnsi="Calibri" w:asciiTheme="minorHAnsi" w:cstheme="minorBidi" w:eastAsiaTheme="minorEastAsia" w:hAnsiTheme="minorHAnsi"/>
            <w:sz w:val="22"/>
            <w:szCs w:val="22"/>
            <w:lang w:val="en-US"/>
          </w:rPr>
          <w:tab/>
        </w:r>
        <w:r>
          <w:rPr>
            <w:rStyle w:val="IndexLink"/>
          </w:rPr>
          <w:t>L2A MACCS Processing Module</w:t>
        </w:r>
        <w:r>
          <w:rPr>
            <w:webHidden/>
          </w:rPr>
          <w:fldChar w:fldCharType="begin"/>
        </w:r>
        <w:r>
          <w:rPr>
            <w:webHidden/>
          </w:rPr>
          <w:instrText>PAGEREF _Toc417423536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7">
        <w:r>
          <w:rPr>
            <w:webHidden/>
            <w:rStyle w:val="IndexLink"/>
            <w:vanish w:val="false"/>
            <w14:scene3d>
              <w14:camera w14:prst="orthographicFront"/>
              <w14:lightRig w14:rig="threePt" w14:dir="t">
                <w14:rot w14:lat="0" w14:lon="0" w14:rev="0"/>
              </w14:lightRig>
            </w14:scene3d>
          </w:rPr>
          <w:t>4.2.8.1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_Toc417423537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8">
        <w:r>
          <w:rPr>
            <w:webHidden/>
            <w:rStyle w:val="IndexLink"/>
            <w:vanish w:val="false"/>
            <w14:scene3d>
              <w14:camera w14:prst="orthographicFront"/>
              <w14:lightRig w14:rig="threePt" w14:dir="t">
                <w14:rot w14:lat="0" w14:lon="0" w14:rev="0"/>
              </w14:lightRig>
            </w14:scene3d>
          </w:rPr>
          <w:t>4.2.8.2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_Toc417423538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39">
        <w:r>
          <w:rPr>
            <w:webHidden/>
            <w:rStyle w:val="IndexLink"/>
            <w:vanish w:val="false"/>
            <w14:scene3d>
              <w14:camera w14:prst="orthographicFront"/>
              <w14:lightRig w14:rig="threePt" w14:dir="t">
                <w14:rot w14:lat="0" w14:lon="0" w14:rev="0"/>
              </w14:lightRig>
            </w14:scene3d>
          </w:rPr>
          <w:t>4.2.8.3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_Toc417423539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0">
        <w:r>
          <w:rPr>
            <w:webHidden/>
            <w:rStyle w:val="IndexLink"/>
            <w:vanish w:val="false"/>
            <w14:scene3d>
              <w14:camera w14:prst="orthographicFront"/>
              <w14:lightRig w14:rig="threePt" w14:dir="t">
                <w14:rot w14:lat="0" w14:lon="0" w14:rev="0"/>
              </w14:lightRig>
            </w14:scene3d>
          </w:rPr>
          <w:t>4.2.8.4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_Toc417423540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1">
        <w:r>
          <w:rPr>
            <w:webHidden/>
            <w:rStyle w:val="IndexLink"/>
            <w:vanish w:val="false"/>
            <w14:scene3d>
              <w14:camera w14:prst="orthographicFront"/>
              <w14:lightRig w14:rig="threePt" w14:dir="t">
                <w14:rot w14:lat="0" w14:lon="0" w14:rev="0"/>
              </w14:lightRig>
            </w14:scene3d>
          </w:rPr>
          <w:t>4.2.8.5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_Toc417423541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2">
        <w:r>
          <w:rPr>
            <w:webHidden/>
            <w:rStyle w:val="IndexLink"/>
            <w:vanish w:val="false"/>
            <w14:scene3d>
              <w14:camera w14:prst="orthographicFront"/>
              <w14:lightRig w14:rig="threePt" w14:dir="t">
                <w14:rot w14:lat="0" w14:lon="0" w14:rev="0"/>
              </w14:lightRig>
            </w14:scene3d>
          </w:rPr>
          <w:t>4.2.8.6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_Toc417423542 \h</w:instrText>
        </w:r>
        <w:r>
          <w:rPr>
            <w:webHidden/>
          </w:rPr>
          <w:fldChar w:fldCharType="separate"/>
        </w:r>
        <w:r>
          <w:rPr>
            <w:rStyle w:val="IndexLink"/>
            <w:vanish w:val="false"/>
          </w:rPr>
          <w:tab/>
          <w:t>60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3">
        <w:r>
          <w:rPr>
            <w:webHidden/>
            <w:rStyle w:val="IndexLink"/>
            <w:vanish w:val="false"/>
            <w14:scene3d>
              <w14:camera w14:prst="orthographicFront"/>
              <w14:lightRig w14:rig="threePt" w14:dir="t">
                <w14:rot w14:lat="0" w14:lon="0" w14:rev="0"/>
              </w14:lightRig>
            </w14:scene3d>
          </w:rPr>
          <w:t>4.2.8.7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_Toc417423543 \h</w:instrText>
        </w:r>
        <w:r>
          <w:rPr>
            <w:webHidden/>
          </w:rPr>
          <w:fldChar w:fldCharType="separate"/>
        </w:r>
        <w:r>
          <w:rPr>
            <w:rStyle w:val="IndexLink"/>
            <w:vanish w:val="false"/>
          </w:rPr>
          <w:tab/>
          <w:t>61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4">
        <w:r>
          <w:rPr>
            <w:webHidden/>
            <w:rStyle w:val="IndexLink"/>
            <w:vanish w:val="false"/>
            <w14:scene3d>
              <w14:camera w14:prst="orthographicFront"/>
              <w14:lightRig w14:rig="threePt" w14:dir="t">
                <w14:rot w14:lat="0" w14:lon="0" w14:rev="0"/>
              </w14:lightRig>
            </w14:scene3d>
          </w:rPr>
          <w:t>4.2.8.8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_Toc417423544 \h</w:instrText>
        </w:r>
        <w:r>
          <w:rPr>
            <w:webHidden/>
          </w:rPr>
          <w:fldChar w:fldCharType="separate"/>
        </w:r>
        <w:r>
          <w:rPr>
            <w:rStyle w:val="IndexLink"/>
            <w:vanish w:val="false"/>
          </w:rPr>
          <w:tab/>
          <w:t>61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5">
        <w:r>
          <w:rPr>
            <w:webHidden/>
            <w:rStyle w:val="IndexLink"/>
            <w:vanish w:val="false"/>
            <w14:scene3d>
              <w14:camera w14:prst="orthographicFront"/>
              <w14:lightRig w14:rig="threePt" w14:dir="t">
                <w14:rot w14:lat="0" w14:lon="0" w14:rev="0"/>
              </w14:lightRig>
            </w14:scene3d>
          </w:rPr>
          <w:t>4.2.8.9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_Toc417423545 \h</w:instrText>
        </w:r>
        <w:r>
          <w:rPr>
            <w:webHidden/>
          </w:rPr>
          <w:fldChar w:fldCharType="separate"/>
        </w:r>
        <w:r>
          <w:rPr>
            <w:rStyle w:val="IndexLink"/>
            <w:vanish w:val="false"/>
          </w:rPr>
          <w:tab/>
          <w:t>61</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46">
        <w:r>
          <w:rPr>
            <w:webHidden/>
            <w:rStyle w:val="IndexLink"/>
            <w:vanish w:val="false"/>
          </w:rPr>
          <w:t>4.2.9</w:t>
        </w:r>
        <w:r>
          <w:rPr>
            <w:rStyle w:val="IndexLink"/>
            <w:rFonts w:eastAsia="" w:cs="" w:ascii="Calibri" w:hAnsi="Calibri" w:asciiTheme="minorHAnsi" w:cstheme="minorBidi" w:eastAsiaTheme="minorEastAsia" w:hAnsiTheme="minorHAnsi"/>
            <w:sz w:val="22"/>
            <w:szCs w:val="22"/>
            <w:lang w:val="en-US"/>
          </w:rPr>
          <w:tab/>
        </w:r>
        <w:r>
          <w:rPr>
            <w:rStyle w:val="IndexLink"/>
          </w:rPr>
          <w:t>L2A L8 Post Processing Module</w:t>
        </w:r>
        <w:r>
          <w:rPr>
            <w:webHidden/>
          </w:rPr>
          <w:fldChar w:fldCharType="begin"/>
        </w:r>
        <w:r>
          <w:rPr>
            <w:webHidden/>
          </w:rPr>
          <w:instrText>PAGEREF _Toc417423546 \h</w:instrText>
        </w:r>
        <w:r>
          <w:rPr>
            <w:webHidden/>
          </w:rPr>
          <w:fldChar w:fldCharType="separate"/>
        </w:r>
        <w:r>
          <w:rPr>
            <w:rStyle w:val="IndexLink"/>
            <w:vanish w:val="false"/>
          </w:rPr>
          <w:tab/>
          <w:t>61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7">
        <w:r>
          <w:rPr>
            <w:webHidden/>
            <w:rStyle w:val="IndexLink"/>
            <w:vanish w:val="false"/>
            <w14:scene3d>
              <w14:camera w14:prst="orthographicFront"/>
              <w14:lightRig w14:rig="threePt" w14:dir="t">
                <w14:rot w14:lat="0" w14:lon="0" w14:rev="0"/>
              </w14:lightRig>
            </w14:scene3d>
          </w:rPr>
          <w:t>4.2.9.1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_Toc417423547 \h</w:instrText>
        </w:r>
        <w:r>
          <w:rPr>
            <w:webHidden/>
          </w:rPr>
          <w:fldChar w:fldCharType="separate"/>
        </w:r>
        <w:r>
          <w:rPr>
            <w:rStyle w:val="IndexLink"/>
            <w:vanish w:val="false"/>
          </w:rPr>
          <w:tab/>
          <w:t>61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8">
        <w:r>
          <w:rPr>
            <w:webHidden/>
            <w:rStyle w:val="IndexLink"/>
            <w:vanish w:val="false"/>
            <w14:scene3d>
              <w14:camera w14:prst="orthographicFront"/>
              <w14:lightRig w14:rig="threePt" w14:dir="t">
                <w14:rot w14:lat="0" w14:lon="0" w14:rev="0"/>
              </w14:lightRig>
            </w14:scene3d>
          </w:rPr>
          <w:t>4.2.9.2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_Toc417423548 \h</w:instrText>
        </w:r>
        <w:r>
          <w:rPr>
            <w:webHidden/>
          </w:rPr>
          <w:fldChar w:fldCharType="separate"/>
        </w:r>
        <w:r>
          <w:rPr>
            <w:rStyle w:val="IndexLink"/>
            <w:vanish w:val="false"/>
          </w:rPr>
          <w:tab/>
          <w:t>61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49">
        <w:r>
          <w:rPr>
            <w:webHidden/>
            <w:rStyle w:val="IndexLink"/>
            <w:vanish w:val="false"/>
            <w14:scene3d>
              <w14:camera w14:prst="orthographicFront"/>
              <w14:lightRig w14:rig="threePt" w14:dir="t">
                <w14:rot w14:lat="0" w14:lon="0" w14:rev="0"/>
              </w14:lightRig>
            </w14:scene3d>
          </w:rPr>
          <w:t>4.2.9.3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_Toc417423549 \h</w:instrText>
        </w:r>
        <w:r>
          <w:rPr>
            <w:webHidden/>
          </w:rPr>
          <w:fldChar w:fldCharType="separate"/>
        </w:r>
        <w:r>
          <w:rPr>
            <w:rStyle w:val="IndexLink"/>
            <w:vanish w:val="false"/>
          </w:rPr>
          <w:tab/>
          <w:t>61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0">
        <w:r>
          <w:rPr>
            <w:webHidden/>
            <w:rStyle w:val="IndexLink"/>
            <w:vanish w:val="false"/>
            <w14:scene3d>
              <w14:camera w14:prst="orthographicFront"/>
              <w14:lightRig w14:rig="threePt" w14:dir="t">
                <w14:rot w14:lat="0" w14:lon="0" w14:rev="0"/>
              </w14:lightRig>
            </w14:scene3d>
          </w:rPr>
          <w:t>4.2.9.4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_Toc417423550 \h</w:instrText>
        </w:r>
        <w:r>
          <w:rPr>
            <w:webHidden/>
          </w:rPr>
          <w:fldChar w:fldCharType="separate"/>
        </w:r>
        <w:r>
          <w:rPr>
            <w:rStyle w:val="IndexLink"/>
            <w:vanish w:val="false"/>
          </w:rPr>
          <w:tab/>
          <w:t>62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1">
        <w:r>
          <w:rPr>
            <w:webHidden/>
            <w:rStyle w:val="IndexLink"/>
            <w:vanish w:val="false"/>
            <w14:scene3d>
              <w14:camera w14:prst="orthographicFront"/>
              <w14:lightRig w14:rig="threePt" w14:dir="t">
                <w14:rot w14:lat="0" w14:lon="0" w14:rev="0"/>
              </w14:lightRig>
            </w14:scene3d>
          </w:rPr>
          <w:t>4.2.9.5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_Toc417423551 \h</w:instrText>
        </w:r>
        <w:r>
          <w:rPr>
            <w:webHidden/>
          </w:rPr>
          <w:fldChar w:fldCharType="separate"/>
        </w:r>
        <w:r>
          <w:rPr>
            <w:rStyle w:val="IndexLink"/>
            <w:vanish w:val="false"/>
          </w:rPr>
          <w:tab/>
          <w:t>62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2">
        <w:r>
          <w:rPr>
            <w:webHidden/>
            <w:rStyle w:val="IndexLink"/>
            <w:vanish w:val="false"/>
            <w14:scene3d>
              <w14:camera w14:prst="orthographicFront"/>
              <w14:lightRig w14:rig="threePt" w14:dir="t">
                <w14:rot w14:lat="0" w14:lon="0" w14:rev="0"/>
              </w14:lightRig>
            </w14:scene3d>
          </w:rPr>
          <w:t>4.2.9.6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_Toc417423552 \h</w:instrText>
        </w:r>
        <w:r>
          <w:rPr>
            <w:webHidden/>
          </w:rPr>
          <w:fldChar w:fldCharType="separate"/>
        </w:r>
        <w:r>
          <w:rPr>
            <w:rStyle w:val="IndexLink"/>
            <w:vanish w:val="false"/>
          </w:rPr>
          <w:tab/>
          <w:t>62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3">
        <w:r>
          <w:rPr>
            <w:webHidden/>
            <w:rStyle w:val="IndexLink"/>
            <w:vanish w:val="false"/>
            <w14:scene3d>
              <w14:camera w14:prst="orthographicFront"/>
              <w14:lightRig w14:rig="threePt" w14:dir="t">
                <w14:rot w14:lat="0" w14:lon="0" w14:rev="0"/>
              </w14:lightRig>
            </w14:scene3d>
          </w:rPr>
          <w:t>4.2.9.7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_Toc417423553 \h</w:instrText>
        </w:r>
        <w:r>
          <w:rPr>
            <w:webHidden/>
          </w:rPr>
          <w:fldChar w:fldCharType="separate"/>
        </w:r>
        <w:r>
          <w:rPr>
            <w:rStyle w:val="IndexLink"/>
            <w:vanish w:val="false"/>
          </w:rPr>
          <w:tab/>
          <w:t>63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4">
        <w:r>
          <w:rPr>
            <w:webHidden/>
            <w:rStyle w:val="IndexLink"/>
            <w:vanish w:val="false"/>
            <w14:scene3d>
              <w14:camera w14:prst="orthographicFront"/>
              <w14:lightRig w14:rig="threePt" w14:dir="t">
                <w14:rot w14:lat="0" w14:lon="0" w14:rev="0"/>
              </w14:lightRig>
            </w14:scene3d>
          </w:rPr>
          <w:t>4.2.9.8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_Toc417423554 \h</w:instrText>
        </w:r>
        <w:r>
          <w:rPr>
            <w:webHidden/>
          </w:rPr>
          <w:fldChar w:fldCharType="separate"/>
        </w:r>
        <w:r>
          <w:rPr>
            <w:rStyle w:val="IndexLink"/>
            <w:vanish w:val="false"/>
          </w:rPr>
          <w:tab/>
          <w:t>63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5">
        <w:r>
          <w:rPr>
            <w:webHidden/>
            <w:rStyle w:val="IndexLink"/>
            <w:vanish w:val="false"/>
            <w14:scene3d>
              <w14:camera w14:prst="orthographicFront"/>
              <w14:lightRig w14:rig="threePt" w14:dir="t">
                <w14:rot w14:lat="0" w14:lon="0" w14:rev="0"/>
              </w14:lightRig>
            </w14:scene3d>
          </w:rPr>
          <w:t>4.2.9.9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_Toc417423555 \h</w:instrText>
        </w:r>
        <w:r>
          <w:rPr>
            <w:webHidden/>
          </w:rPr>
          <w:fldChar w:fldCharType="separate"/>
        </w:r>
        <w:r>
          <w:rPr>
            <w:rStyle w:val="IndexLink"/>
            <w:vanish w:val="false"/>
          </w:rPr>
          <w:tab/>
          <w:t>63</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56">
        <w:r>
          <w:rPr>
            <w:webHidden/>
            <w:rStyle w:val="IndexLink"/>
            <w:vanish w:val="false"/>
          </w:rPr>
          <w:t>4.2.10</w:t>
        </w:r>
        <w:r>
          <w:rPr>
            <w:rStyle w:val="IndexLink"/>
            <w:rFonts w:eastAsia="" w:cs="" w:ascii="Calibri" w:hAnsi="Calibri" w:asciiTheme="minorHAnsi" w:cstheme="minorBidi" w:eastAsiaTheme="minorEastAsia" w:hAnsiTheme="minorHAnsi"/>
            <w:sz w:val="22"/>
            <w:szCs w:val="22"/>
            <w:lang w:val="en-US"/>
          </w:rPr>
          <w:tab/>
        </w:r>
        <w:r>
          <w:rPr>
            <w:rStyle w:val="IndexLink"/>
          </w:rPr>
          <w:t>Bidirectional Correction Processor</w:t>
        </w:r>
        <w:r>
          <w:rPr>
            <w:webHidden/>
          </w:rPr>
          <w:fldChar w:fldCharType="begin"/>
        </w:r>
        <w:r>
          <w:rPr>
            <w:webHidden/>
          </w:rPr>
          <w:instrText>PAGEREF _Toc417423556 \h</w:instrText>
        </w:r>
        <w:r>
          <w:rPr>
            <w:webHidden/>
          </w:rPr>
          <w:fldChar w:fldCharType="separate"/>
        </w:r>
        <w:r>
          <w:rPr>
            <w:rStyle w:val="IndexLink"/>
            <w:vanish w:val="false"/>
          </w:rPr>
          <w:tab/>
          <w:t>63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7">
        <w:r>
          <w:rPr>
            <w:webHidden/>
            <w:rStyle w:val="IndexLink"/>
            <w:vanish w:val="false"/>
            <w14:scene3d>
              <w14:camera w14:prst="orthographicFront"/>
              <w14:lightRig w14:rig="threePt" w14:dir="t">
                <w14:rot w14:lat="0" w14:lon="0" w14:rev="0"/>
              </w14:lightRig>
            </w14:scene3d>
          </w:rPr>
          <w:t>4.2.10.1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_Toc417423557 \h</w:instrText>
        </w:r>
        <w:r>
          <w:rPr>
            <w:webHidden/>
          </w:rPr>
          <w:fldChar w:fldCharType="separate"/>
        </w:r>
        <w:r>
          <w:rPr>
            <w:rStyle w:val="IndexLink"/>
            <w:vanish w:val="false"/>
          </w:rPr>
          <w:tab/>
          <w:t>63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8">
        <w:r>
          <w:rPr>
            <w:webHidden/>
            <w:rStyle w:val="IndexLink"/>
            <w:vanish w:val="false"/>
            <w14:scene3d>
              <w14:camera w14:prst="orthographicFront"/>
              <w14:lightRig w14:rig="threePt" w14:dir="t">
                <w14:rot w14:lat="0" w14:lon="0" w14:rev="0"/>
              </w14:lightRig>
            </w14:scene3d>
          </w:rPr>
          <w:t>4.2.10.2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_Toc417423558 \h</w:instrText>
        </w:r>
        <w:r>
          <w:rPr>
            <w:webHidden/>
          </w:rPr>
          <w:fldChar w:fldCharType="separate"/>
        </w:r>
        <w:r>
          <w:rPr>
            <w:rStyle w:val="IndexLink"/>
            <w:vanish w:val="false"/>
          </w:rPr>
          <w:tab/>
          <w:t>63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59">
        <w:r>
          <w:rPr>
            <w:webHidden/>
            <w:rStyle w:val="IndexLink"/>
            <w:vanish w:val="false"/>
            <w14:scene3d>
              <w14:camera w14:prst="orthographicFront"/>
              <w14:lightRig w14:rig="threePt" w14:dir="t">
                <w14:rot w14:lat="0" w14:lon="0" w14:rev="0"/>
              </w14:lightRig>
            </w14:scene3d>
          </w:rPr>
          <w:t>4.2.10.3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_Toc417423559 \h</w:instrText>
        </w:r>
        <w:r>
          <w:rPr>
            <w:webHidden/>
          </w:rPr>
          <w:fldChar w:fldCharType="separate"/>
        </w:r>
        <w:r>
          <w:rPr>
            <w:rStyle w:val="IndexLink"/>
            <w:vanish w:val="false"/>
          </w:rPr>
          <w:tab/>
          <w:t>64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0">
        <w:r>
          <w:rPr>
            <w:webHidden/>
            <w:rStyle w:val="IndexLink"/>
            <w:vanish w:val="false"/>
            <w14:scene3d>
              <w14:camera w14:prst="orthographicFront"/>
              <w14:lightRig w14:rig="threePt" w14:dir="t">
                <w14:rot w14:lat="0" w14:lon="0" w14:rev="0"/>
              </w14:lightRig>
            </w14:scene3d>
          </w:rPr>
          <w:t>4.2.10.4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_Toc417423560 \h</w:instrText>
        </w:r>
        <w:r>
          <w:rPr>
            <w:webHidden/>
          </w:rPr>
          <w:fldChar w:fldCharType="separate"/>
        </w:r>
        <w:r>
          <w:rPr>
            <w:rStyle w:val="IndexLink"/>
            <w:vanish w:val="false"/>
          </w:rPr>
          <w:tab/>
          <w:t>64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1">
        <w:r>
          <w:rPr>
            <w:webHidden/>
            <w:rStyle w:val="IndexLink"/>
            <w:vanish w:val="false"/>
            <w14:scene3d>
              <w14:camera w14:prst="orthographicFront"/>
              <w14:lightRig w14:rig="threePt" w14:dir="t">
                <w14:rot w14:lat="0" w14:lon="0" w14:rev="0"/>
              </w14:lightRig>
            </w14:scene3d>
          </w:rPr>
          <w:t>4.2.10.5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_Toc417423561 \h</w:instrText>
        </w:r>
        <w:r>
          <w:rPr>
            <w:webHidden/>
          </w:rPr>
          <w:fldChar w:fldCharType="separate"/>
        </w:r>
        <w:r>
          <w:rPr>
            <w:rStyle w:val="IndexLink"/>
            <w:vanish w:val="false"/>
          </w:rPr>
          <w:tab/>
          <w:t>67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2">
        <w:r>
          <w:rPr>
            <w:webHidden/>
            <w:rStyle w:val="IndexLink"/>
            <w:vanish w:val="false"/>
            <w14:scene3d>
              <w14:camera w14:prst="orthographicFront"/>
              <w14:lightRig w14:rig="threePt" w14:dir="t">
                <w14:rot w14:lat="0" w14:lon="0" w14:rev="0"/>
              </w14:lightRig>
            </w14:scene3d>
          </w:rPr>
          <w:t>4.2.10.6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_Toc417423562 \h</w:instrText>
        </w:r>
        <w:r>
          <w:rPr>
            <w:webHidden/>
          </w:rPr>
          <w:fldChar w:fldCharType="separate"/>
        </w:r>
        <w:r>
          <w:rPr>
            <w:rStyle w:val="IndexLink"/>
            <w:vanish w:val="false"/>
          </w:rPr>
          <w:tab/>
          <w:t>67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3">
        <w:r>
          <w:rPr>
            <w:webHidden/>
            <w:rStyle w:val="IndexLink"/>
            <w:vanish w:val="false"/>
            <w14:scene3d>
              <w14:camera w14:prst="orthographicFront"/>
              <w14:lightRig w14:rig="threePt" w14:dir="t">
                <w14:rot w14:lat="0" w14:lon="0" w14:rev="0"/>
              </w14:lightRig>
            </w14:scene3d>
          </w:rPr>
          <w:t>4.2.10.7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_Toc417423563 \h</w:instrText>
        </w:r>
        <w:r>
          <w:rPr>
            <w:webHidden/>
          </w:rPr>
          <w:fldChar w:fldCharType="separate"/>
        </w:r>
        <w:r>
          <w:rPr>
            <w:rStyle w:val="IndexLink"/>
            <w:vanish w:val="false"/>
          </w:rPr>
          <w:tab/>
          <w:t>68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4">
        <w:r>
          <w:rPr>
            <w:webHidden/>
            <w:rStyle w:val="IndexLink"/>
            <w:vanish w:val="false"/>
            <w14:scene3d>
              <w14:camera w14:prst="orthographicFront"/>
              <w14:lightRig w14:rig="threePt" w14:dir="t">
                <w14:rot w14:lat="0" w14:lon="0" w14:rev="0"/>
              </w14:lightRig>
            </w14:scene3d>
          </w:rPr>
          <w:t>4.2.10.8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_Toc417423564 \h</w:instrText>
        </w:r>
        <w:r>
          <w:rPr>
            <w:webHidden/>
          </w:rPr>
          <w:fldChar w:fldCharType="separate"/>
        </w:r>
        <w:r>
          <w:rPr>
            <w:rStyle w:val="IndexLink"/>
            <w:vanish w:val="false"/>
          </w:rPr>
          <w:tab/>
          <w:t>68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5">
        <w:r>
          <w:rPr>
            <w:webHidden/>
            <w:rStyle w:val="IndexLink"/>
            <w:vanish w:val="false"/>
            <w14:scene3d>
              <w14:camera w14:prst="orthographicFront"/>
              <w14:lightRig w14:rig="threePt" w14:dir="t">
                <w14:rot w14:lat="0" w14:lon="0" w14:rev="0"/>
              </w14:lightRig>
            </w14:scene3d>
          </w:rPr>
          <w:t>4.2.10.9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_Toc417423565 \h</w:instrText>
        </w:r>
        <w:r>
          <w:rPr>
            <w:webHidden/>
          </w:rPr>
          <w:fldChar w:fldCharType="separate"/>
        </w:r>
        <w:r>
          <w:rPr>
            <w:rStyle w:val="IndexLink"/>
            <w:vanish w:val="false"/>
          </w:rPr>
          <w:tab/>
          <w:t>68</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66">
        <w:r>
          <w:rPr>
            <w:webHidden/>
            <w:rStyle w:val="IndexLink"/>
            <w:vanish w:val="false"/>
          </w:rPr>
          <w:t>4.2.11</w:t>
        </w:r>
        <w:r>
          <w:rPr>
            <w:rStyle w:val="IndexLink"/>
            <w:rFonts w:eastAsia="" w:cs="" w:ascii="Calibri" w:hAnsi="Calibri" w:asciiTheme="minorHAnsi" w:cstheme="minorBidi" w:eastAsiaTheme="minorEastAsia" w:hAnsiTheme="minorHAnsi"/>
            <w:sz w:val="22"/>
            <w:szCs w:val="22"/>
            <w:lang w:val="en-US"/>
          </w:rPr>
          <w:tab/>
        </w:r>
        <w:r>
          <w:rPr>
            <w:rStyle w:val="IndexLink"/>
          </w:rPr>
          <w:t>Iterative Composite Synthesis Processor</w:t>
        </w:r>
        <w:r>
          <w:rPr>
            <w:webHidden/>
          </w:rPr>
          <w:fldChar w:fldCharType="begin"/>
        </w:r>
        <w:r>
          <w:rPr>
            <w:webHidden/>
          </w:rPr>
          <w:instrText>PAGEREF _Toc417423566 \h</w:instrText>
        </w:r>
        <w:r>
          <w:rPr>
            <w:webHidden/>
          </w:rPr>
          <w:fldChar w:fldCharType="separate"/>
        </w:r>
        <w:r>
          <w:rPr>
            <w:rStyle w:val="IndexLink"/>
            <w:vanish w:val="false"/>
          </w:rPr>
          <w:tab/>
          <w:t>68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7">
        <w:r>
          <w:rPr>
            <w:webHidden/>
            <w:rStyle w:val="IndexLink"/>
            <w:vanish w:val="false"/>
            <w14:scene3d>
              <w14:camera w14:prst="orthographicFront"/>
              <w14:lightRig w14:rig="threePt" w14:dir="t">
                <w14:rot w14:lat="0" w14:lon="0" w14:rev="0"/>
              </w14:lightRig>
            </w14:scene3d>
          </w:rPr>
          <w:t>4.2.11.1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_Toc417423567 \h</w:instrText>
        </w:r>
        <w:r>
          <w:rPr>
            <w:webHidden/>
          </w:rPr>
          <w:fldChar w:fldCharType="separate"/>
        </w:r>
        <w:r>
          <w:rPr>
            <w:rStyle w:val="IndexLink"/>
            <w:vanish w:val="false"/>
          </w:rPr>
          <w:tab/>
          <w:t>68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8">
        <w:r>
          <w:rPr>
            <w:webHidden/>
            <w:rStyle w:val="IndexLink"/>
            <w:vanish w:val="false"/>
            <w14:scene3d>
              <w14:camera w14:prst="orthographicFront"/>
              <w14:lightRig w14:rig="threePt" w14:dir="t">
                <w14:rot w14:lat="0" w14:lon="0" w14:rev="0"/>
              </w14:lightRig>
            </w14:scene3d>
          </w:rPr>
          <w:t>4.2.11.2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_Toc417423568 \h</w:instrText>
        </w:r>
        <w:r>
          <w:rPr>
            <w:webHidden/>
          </w:rPr>
          <w:fldChar w:fldCharType="separate"/>
        </w:r>
        <w:r>
          <w:rPr>
            <w:rStyle w:val="IndexLink"/>
            <w:vanish w:val="false"/>
          </w:rPr>
          <w:tab/>
          <w:t>68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69">
        <w:r>
          <w:rPr>
            <w:webHidden/>
            <w:rStyle w:val="IndexLink"/>
            <w:vanish w:val="false"/>
            <w14:scene3d>
              <w14:camera w14:prst="orthographicFront"/>
              <w14:lightRig w14:rig="threePt" w14:dir="t">
                <w14:rot w14:lat="0" w14:lon="0" w14:rev="0"/>
              </w14:lightRig>
            </w14:scene3d>
          </w:rPr>
          <w:t>4.2.11.3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_Toc417423569 \h</w:instrText>
        </w:r>
        <w:r>
          <w:rPr>
            <w:webHidden/>
          </w:rPr>
          <w:fldChar w:fldCharType="separate"/>
        </w:r>
        <w:r>
          <w:rPr>
            <w:rStyle w:val="IndexLink"/>
            <w:vanish w:val="false"/>
          </w:rPr>
          <w:tab/>
          <w:t>69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0">
        <w:r>
          <w:rPr>
            <w:webHidden/>
            <w:rStyle w:val="IndexLink"/>
            <w:vanish w:val="false"/>
            <w14:scene3d>
              <w14:camera w14:prst="orthographicFront"/>
              <w14:lightRig w14:rig="threePt" w14:dir="t">
                <w14:rot w14:lat="0" w14:lon="0" w14:rev="0"/>
              </w14:lightRig>
            </w14:scene3d>
          </w:rPr>
          <w:t>4.2.11.4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_Toc417423570 \h</w:instrText>
        </w:r>
        <w:r>
          <w:rPr>
            <w:webHidden/>
          </w:rPr>
          <w:fldChar w:fldCharType="separate"/>
        </w:r>
        <w:r>
          <w:rPr>
            <w:rStyle w:val="IndexLink"/>
            <w:vanish w:val="false"/>
          </w:rPr>
          <w:tab/>
          <w:t>69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1">
        <w:r>
          <w:rPr>
            <w:webHidden/>
            <w:rStyle w:val="IndexLink"/>
            <w:vanish w:val="false"/>
            <w14:scene3d>
              <w14:camera w14:prst="orthographicFront"/>
              <w14:lightRig w14:rig="threePt" w14:dir="t">
                <w14:rot w14:lat="0" w14:lon="0" w14:rev="0"/>
              </w14:lightRig>
            </w14:scene3d>
          </w:rPr>
          <w:t>4.2.11.5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_Toc417423571 \h</w:instrText>
        </w:r>
        <w:r>
          <w:rPr>
            <w:webHidden/>
          </w:rPr>
          <w:fldChar w:fldCharType="separate"/>
        </w:r>
        <w:r>
          <w:rPr>
            <w:rStyle w:val="IndexLink"/>
            <w:vanish w:val="false"/>
          </w:rPr>
          <w:tab/>
          <w:t>72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2">
        <w:r>
          <w:rPr>
            <w:webHidden/>
            <w:rStyle w:val="IndexLink"/>
            <w:vanish w:val="false"/>
            <w14:scene3d>
              <w14:camera w14:prst="orthographicFront"/>
              <w14:lightRig w14:rig="threePt" w14:dir="t">
                <w14:rot w14:lat="0" w14:lon="0" w14:rev="0"/>
              </w14:lightRig>
            </w14:scene3d>
          </w:rPr>
          <w:t>4.2.11.6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_Toc417423572 \h</w:instrText>
        </w:r>
        <w:r>
          <w:rPr>
            <w:webHidden/>
          </w:rPr>
          <w:fldChar w:fldCharType="separate"/>
        </w:r>
        <w:r>
          <w:rPr>
            <w:rStyle w:val="IndexLink"/>
            <w:vanish w:val="false"/>
          </w:rPr>
          <w:tab/>
          <w:t>72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3">
        <w:r>
          <w:rPr>
            <w:webHidden/>
            <w:rStyle w:val="IndexLink"/>
            <w:vanish w:val="false"/>
            <w14:scene3d>
              <w14:camera w14:prst="orthographicFront"/>
              <w14:lightRig w14:rig="threePt" w14:dir="t">
                <w14:rot w14:lat="0" w14:lon="0" w14:rev="0"/>
              </w14:lightRig>
            </w14:scene3d>
          </w:rPr>
          <w:t>4.2.11.7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_Toc417423573 \h</w:instrText>
        </w:r>
        <w:r>
          <w:rPr>
            <w:webHidden/>
          </w:rPr>
          <w:fldChar w:fldCharType="separate"/>
        </w:r>
        <w:r>
          <w:rPr>
            <w:rStyle w:val="IndexLink"/>
            <w:vanish w:val="false"/>
          </w:rPr>
          <w:tab/>
          <w:t>74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4">
        <w:r>
          <w:rPr>
            <w:webHidden/>
            <w:rStyle w:val="IndexLink"/>
            <w:vanish w:val="false"/>
            <w14:scene3d>
              <w14:camera w14:prst="orthographicFront"/>
              <w14:lightRig w14:rig="threePt" w14:dir="t">
                <w14:rot w14:lat="0" w14:lon="0" w14:rev="0"/>
              </w14:lightRig>
            </w14:scene3d>
          </w:rPr>
          <w:t>4.2.11.8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_Toc417423574 \h</w:instrText>
        </w:r>
        <w:r>
          <w:rPr>
            <w:webHidden/>
          </w:rPr>
          <w:fldChar w:fldCharType="separate"/>
        </w:r>
        <w:r>
          <w:rPr>
            <w:rStyle w:val="IndexLink"/>
            <w:vanish w:val="false"/>
          </w:rPr>
          <w:tab/>
          <w:t>74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5">
        <w:r>
          <w:rPr>
            <w:webHidden/>
            <w:rStyle w:val="IndexLink"/>
            <w:vanish w:val="false"/>
            <w14:scene3d>
              <w14:camera w14:prst="orthographicFront"/>
              <w14:lightRig w14:rig="threePt" w14:dir="t">
                <w14:rot w14:lat="0" w14:lon="0" w14:rev="0"/>
              </w14:lightRig>
            </w14:scene3d>
          </w:rPr>
          <w:t>4.2.11.9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_Toc417423575 \h</w:instrText>
        </w:r>
        <w:r>
          <w:rPr>
            <w:webHidden/>
          </w:rPr>
          <w:fldChar w:fldCharType="separate"/>
        </w:r>
        <w:r>
          <w:rPr>
            <w:rStyle w:val="IndexLink"/>
            <w:vanish w:val="false"/>
          </w:rPr>
          <w:tab/>
          <w:t>74</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76">
        <w:r>
          <w:rPr>
            <w:webHidden/>
            <w:rStyle w:val="IndexLink"/>
            <w:vanish w:val="false"/>
          </w:rPr>
          <w:t>4.2.12</w:t>
        </w:r>
        <w:r>
          <w:rPr>
            <w:rStyle w:val="IndexLink"/>
            <w:rFonts w:eastAsia="" w:cs="" w:ascii="Calibri" w:hAnsi="Calibri" w:asciiTheme="minorHAnsi" w:cstheme="minorBidi" w:eastAsiaTheme="minorEastAsia" w:hAnsiTheme="minorHAnsi"/>
            <w:sz w:val="22"/>
            <w:szCs w:val="22"/>
            <w:lang w:val="en-US"/>
          </w:rPr>
          <w:tab/>
        </w:r>
        <w:r>
          <w:rPr>
            <w:rStyle w:val="IndexLink"/>
          </w:rPr>
          <w:t>Compute LAI</w:t>
        </w:r>
        <w:r>
          <w:rPr>
            <w:webHidden/>
          </w:rPr>
          <w:fldChar w:fldCharType="begin"/>
        </w:r>
        <w:r>
          <w:rPr>
            <w:webHidden/>
          </w:rPr>
          <w:instrText>PAGEREF _Toc417423576 \h</w:instrText>
        </w:r>
        <w:r>
          <w:rPr>
            <w:webHidden/>
          </w:rPr>
          <w:fldChar w:fldCharType="separate"/>
        </w:r>
        <w:r>
          <w:rPr>
            <w:rStyle w:val="IndexLink"/>
            <w:vanish w:val="false"/>
          </w:rPr>
          <w:tab/>
          <w:t>74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7">
        <w:r>
          <w:rPr>
            <w:webHidden/>
            <w:rStyle w:val="IndexLink"/>
            <w:vanish w:val="false"/>
            <w14:scene3d>
              <w14:camera w14:prst="orthographicFront"/>
              <w14:lightRig w14:rig="threePt" w14:dir="t">
                <w14:rot w14:lat="0" w14:lon="0" w14:rev="0"/>
              </w14:lightRig>
            </w14:scene3d>
          </w:rPr>
          <w:t>4.2.12.1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_Toc417423577 \h</w:instrText>
        </w:r>
        <w:r>
          <w:rPr>
            <w:webHidden/>
          </w:rPr>
          <w:fldChar w:fldCharType="separate"/>
        </w:r>
        <w:r>
          <w:rPr>
            <w:rStyle w:val="IndexLink"/>
            <w:vanish w:val="false"/>
          </w:rPr>
          <w:tab/>
          <w:t>74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8">
        <w:r>
          <w:rPr>
            <w:webHidden/>
            <w:rStyle w:val="IndexLink"/>
            <w:vanish w:val="false"/>
            <w14:scene3d>
              <w14:camera w14:prst="orthographicFront"/>
              <w14:lightRig w14:rig="threePt" w14:dir="t">
                <w14:rot w14:lat="0" w14:lon="0" w14:rev="0"/>
              </w14:lightRig>
            </w14:scene3d>
          </w:rPr>
          <w:t>4.2.12.2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_Toc417423578 \h</w:instrText>
        </w:r>
        <w:r>
          <w:rPr>
            <w:webHidden/>
          </w:rPr>
          <w:fldChar w:fldCharType="separate"/>
        </w:r>
        <w:r>
          <w:rPr>
            <w:rStyle w:val="IndexLink"/>
            <w:vanish w:val="false"/>
          </w:rPr>
          <w:tab/>
          <w:t>74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79">
        <w:r>
          <w:rPr>
            <w:webHidden/>
            <w:rStyle w:val="IndexLink"/>
            <w:vanish w:val="false"/>
            <w14:scene3d>
              <w14:camera w14:prst="orthographicFront"/>
              <w14:lightRig w14:rig="threePt" w14:dir="t">
                <w14:rot w14:lat="0" w14:lon="0" w14:rev="0"/>
              </w14:lightRig>
            </w14:scene3d>
          </w:rPr>
          <w:t>4.2.12.3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_Toc417423579 \h</w:instrText>
        </w:r>
        <w:r>
          <w:rPr>
            <w:webHidden/>
          </w:rPr>
          <w:fldChar w:fldCharType="separate"/>
        </w:r>
        <w:r>
          <w:rPr>
            <w:rStyle w:val="IndexLink"/>
            <w:vanish w:val="false"/>
          </w:rPr>
          <w:tab/>
          <w:t>75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0">
        <w:r>
          <w:rPr>
            <w:webHidden/>
            <w:rStyle w:val="IndexLink"/>
            <w:vanish w:val="false"/>
            <w14:scene3d>
              <w14:camera w14:prst="orthographicFront"/>
              <w14:lightRig w14:rig="threePt" w14:dir="t">
                <w14:rot w14:lat="0" w14:lon="0" w14:rev="0"/>
              </w14:lightRig>
            </w14:scene3d>
          </w:rPr>
          <w:t>4.2.12.4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_Toc417423580 \h</w:instrText>
        </w:r>
        <w:r>
          <w:rPr>
            <w:webHidden/>
          </w:rPr>
          <w:fldChar w:fldCharType="separate"/>
        </w:r>
        <w:r>
          <w:rPr>
            <w:rStyle w:val="IndexLink"/>
            <w:vanish w:val="false"/>
          </w:rPr>
          <w:tab/>
          <w:t>75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1">
        <w:r>
          <w:rPr>
            <w:webHidden/>
            <w:rStyle w:val="IndexLink"/>
            <w:vanish w:val="false"/>
            <w14:scene3d>
              <w14:camera w14:prst="orthographicFront"/>
              <w14:lightRig w14:rig="threePt" w14:dir="t">
                <w14:rot w14:lat="0" w14:lon="0" w14:rev="0"/>
              </w14:lightRig>
            </w14:scene3d>
          </w:rPr>
          <w:t>4.2.12.5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_Toc417423581 \h</w:instrText>
        </w:r>
        <w:r>
          <w:rPr>
            <w:webHidden/>
          </w:rPr>
          <w:fldChar w:fldCharType="separate"/>
        </w:r>
        <w:r>
          <w:rPr>
            <w:rStyle w:val="IndexLink"/>
            <w:vanish w:val="false"/>
          </w:rPr>
          <w:tab/>
          <w:t>76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2">
        <w:r>
          <w:rPr>
            <w:webHidden/>
            <w:rStyle w:val="IndexLink"/>
            <w:vanish w:val="false"/>
            <w14:scene3d>
              <w14:camera w14:prst="orthographicFront"/>
              <w14:lightRig w14:rig="threePt" w14:dir="t">
                <w14:rot w14:lat="0" w14:lon="0" w14:rev="0"/>
              </w14:lightRig>
            </w14:scene3d>
          </w:rPr>
          <w:t>4.2.12.6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_Toc417423582 \h</w:instrText>
        </w:r>
        <w:r>
          <w:rPr>
            <w:webHidden/>
          </w:rPr>
          <w:fldChar w:fldCharType="separate"/>
        </w:r>
        <w:r>
          <w:rPr>
            <w:rStyle w:val="IndexLink"/>
            <w:vanish w:val="false"/>
          </w:rPr>
          <w:tab/>
          <w:t>76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3">
        <w:r>
          <w:rPr>
            <w:webHidden/>
            <w:rStyle w:val="IndexLink"/>
            <w:vanish w:val="false"/>
            <w14:scene3d>
              <w14:camera w14:prst="orthographicFront"/>
              <w14:lightRig w14:rig="threePt" w14:dir="t">
                <w14:rot w14:lat="0" w14:lon="0" w14:rev="0"/>
              </w14:lightRig>
            </w14:scene3d>
          </w:rPr>
          <w:t>4.2.12.7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_Toc417423583 \h</w:instrText>
        </w:r>
        <w:r>
          <w:rPr>
            <w:webHidden/>
          </w:rPr>
          <w:fldChar w:fldCharType="separate"/>
        </w:r>
        <w:r>
          <w:rPr>
            <w:rStyle w:val="IndexLink"/>
            <w:vanish w:val="false"/>
          </w:rPr>
          <w:tab/>
          <w:t>77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4">
        <w:r>
          <w:rPr>
            <w:webHidden/>
            <w:rStyle w:val="IndexLink"/>
            <w:vanish w:val="false"/>
            <w14:scene3d>
              <w14:camera w14:prst="orthographicFront"/>
              <w14:lightRig w14:rig="threePt" w14:dir="t">
                <w14:rot w14:lat="0" w14:lon="0" w14:rev="0"/>
              </w14:lightRig>
            </w14:scene3d>
          </w:rPr>
          <w:t>4.2.12.8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_Toc417423584 \h</w:instrText>
        </w:r>
        <w:r>
          <w:rPr>
            <w:webHidden/>
          </w:rPr>
          <w:fldChar w:fldCharType="separate"/>
        </w:r>
        <w:r>
          <w:rPr>
            <w:rStyle w:val="IndexLink"/>
            <w:vanish w:val="false"/>
          </w:rPr>
          <w:tab/>
          <w:t>77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5">
        <w:r>
          <w:rPr>
            <w:webHidden/>
            <w:rStyle w:val="IndexLink"/>
            <w:vanish w:val="false"/>
            <w14:scene3d>
              <w14:camera w14:prst="orthographicFront"/>
              <w14:lightRig w14:rig="threePt" w14:dir="t">
                <w14:rot w14:lat="0" w14:lon="0" w14:rev="0"/>
              </w14:lightRig>
            </w14:scene3d>
          </w:rPr>
          <w:t>4.2.12.9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_Toc417423585 \h</w:instrText>
        </w:r>
        <w:r>
          <w:rPr>
            <w:webHidden/>
          </w:rPr>
          <w:fldChar w:fldCharType="separate"/>
        </w:r>
        <w:r>
          <w:rPr>
            <w:rStyle w:val="IndexLink"/>
            <w:vanish w:val="false"/>
          </w:rPr>
          <w:tab/>
          <w:t>77</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86">
        <w:r>
          <w:rPr>
            <w:webHidden/>
            <w:rStyle w:val="IndexLink"/>
            <w:vanish w:val="false"/>
          </w:rPr>
          <w:t>4.2.13</w:t>
        </w:r>
        <w:r>
          <w:rPr>
            <w:rStyle w:val="IndexLink"/>
            <w:rFonts w:eastAsia="" w:cs="" w:ascii="Calibri" w:hAnsi="Calibri" w:asciiTheme="minorHAnsi" w:cstheme="minorBidi" w:eastAsiaTheme="minorEastAsia" w:hAnsiTheme="minorHAnsi"/>
            <w:sz w:val="22"/>
            <w:szCs w:val="22"/>
            <w:lang w:val="en-US"/>
          </w:rPr>
          <w:tab/>
        </w:r>
        <w:r>
          <w:rPr>
            <w:rStyle w:val="IndexLink"/>
          </w:rPr>
          <w:t>Reprocess LAI</w:t>
        </w:r>
        <w:r>
          <w:rPr>
            <w:webHidden/>
          </w:rPr>
          <w:fldChar w:fldCharType="begin"/>
        </w:r>
        <w:r>
          <w:rPr>
            <w:webHidden/>
          </w:rPr>
          <w:instrText>PAGEREF _Toc417423586 \h</w:instrText>
        </w:r>
        <w:r>
          <w:rPr>
            <w:webHidden/>
          </w:rPr>
          <w:fldChar w:fldCharType="separate"/>
        </w:r>
        <w:r>
          <w:rPr>
            <w:rStyle w:val="IndexLink"/>
            <w:vanish w:val="false"/>
          </w:rPr>
          <w:tab/>
          <w:t>77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7">
        <w:r>
          <w:rPr>
            <w:webHidden/>
            <w:rStyle w:val="IndexLink"/>
            <w:vanish w:val="false"/>
            <w14:scene3d>
              <w14:camera w14:prst="orthographicFront"/>
              <w14:lightRig w14:rig="threePt" w14:dir="t">
                <w14:rot w14:lat="0" w14:lon="0" w14:rev="0"/>
              </w14:lightRig>
            </w14:scene3d>
          </w:rPr>
          <w:t>4.2.13.1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_Toc417423587 \h</w:instrText>
        </w:r>
        <w:r>
          <w:rPr>
            <w:webHidden/>
          </w:rPr>
          <w:fldChar w:fldCharType="separate"/>
        </w:r>
        <w:r>
          <w:rPr>
            <w:rStyle w:val="IndexLink"/>
            <w:vanish w:val="false"/>
          </w:rPr>
          <w:tab/>
          <w:t>77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8">
        <w:r>
          <w:rPr>
            <w:webHidden/>
            <w:rStyle w:val="IndexLink"/>
            <w:vanish w:val="false"/>
            <w14:scene3d>
              <w14:camera w14:prst="orthographicFront"/>
              <w14:lightRig w14:rig="threePt" w14:dir="t">
                <w14:rot w14:lat="0" w14:lon="0" w14:rev="0"/>
              </w14:lightRig>
            </w14:scene3d>
          </w:rPr>
          <w:t>4.2.13.2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_Toc417423588 \h</w:instrText>
        </w:r>
        <w:r>
          <w:rPr>
            <w:webHidden/>
          </w:rPr>
          <w:fldChar w:fldCharType="separate"/>
        </w:r>
        <w:r>
          <w:rPr>
            <w:rStyle w:val="IndexLink"/>
            <w:vanish w:val="false"/>
          </w:rPr>
          <w:tab/>
          <w:t>77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89">
        <w:r>
          <w:rPr>
            <w:webHidden/>
            <w:rStyle w:val="IndexLink"/>
            <w:vanish w:val="false"/>
            <w14:scene3d>
              <w14:camera w14:prst="orthographicFront"/>
              <w14:lightRig w14:rig="threePt" w14:dir="t">
                <w14:rot w14:lat="0" w14:lon="0" w14:rev="0"/>
              </w14:lightRig>
            </w14:scene3d>
          </w:rPr>
          <w:t>4.2.13.3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_Toc417423589 \h</w:instrText>
        </w:r>
        <w:r>
          <w:rPr>
            <w:webHidden/>
          </w:rPr>
          <w:fldChar w:fldCharType="separate"/>
        </w:r>
        <w:r>
          <w:rPr>
            <w:rStyle w:val="IndexLink"/>
            <w:vanish w:val="false"/>
          </w:rPr>
          <w:tab/>
          <w:t>77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0">
        <w:r>
          <w:rPr>
            <w:webHidden/>
            <w:rStyle w:val="IndexLink"/>
            <w:vanish w:val="false"/>
            <w14:scene3d>
              <w14:camera w14:prst="orthographicFront"/>
              <w14:lightRig w14:rig="threePt" w14:dir="t">
                <w14:rot w14:lat="0" w14:lon="0" w14:rev="0"/>
              </w14:lightRig>
            </w14:scene3d>
          </w:rPr>
          <w:t>4.2.13.4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_Toc417423590 \h</w:instrText>
        </w:r>
        <w:r>
          <w:rPr>
            <w:webHidden/>
          </w:rPr>
          <w:fldChar w:fldCharType="separate"/>
        </w:r>
        <w:r>
          <w:rPr>
            <w:rStyle w:val="IndexLink"/>
            <w:vanish w:val="false"/>
          </w:rPr>
          <w:tab/>
          <w:t>78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1">
        <w:r>
          <w:rPr>
            <w:webHidden/>
            <w:rStyle w:val="IndexLink"/>
            <w:vanish w:val="false"/>
            <w14:scene3d>
              <w14:camera w14:prst="orthographicFront"/>
              <w14:lightRig w14:rig="threePt" w14:dir="t">
                <w14:rot w14:lat="0" w14:lon="0" w14:rev="0"/>
              </w14:lightRig>
            </w14:scene3d>
          </w:rPr>
          <w:t>4.2.13.5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_Toc417423591 \h</w:instrText>
        </w:r>
        <w:r>
          <w:rPr>
            <w:webHidden/>
          </w:rPr>
          <w:fldChar w:fldCharType="separate"/>
        </w:r>
        <w:r>
          <w:rPr>
            <w:rStyle w:val="IndexLink"/>
            <w:vanish w:val="false"/>
          </w:rPr>
          <w:tab/>
          <w:t>78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2">
        <w:r>
          <w:rPr>
            <w:webHidden/>
            <w:rStyle w:val="IndexLink"/>
            <w:vanish w:val="false"/>
            <w14:scene3d>
              <w14:camera w14:prst="orthographicFront"/>
              <w14:lightRig w14:rig="threePt" w14:dir="t">
                <w14:rot w14:lat="0" w14:lon="0" w14:rev="0"/>
              </w14:lightRig>
            </w14:scene3d>
          </w:rPr>
          <w:t>4.2.13.6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_Toc417423592 \h</w:instrText>
        </w:r>
        <w:r>
          <w:rPr>
            <w:webHidden/>
          </w:rPr>
          <w:fldChar w:fldCharType="separate"/>
        </w:r>
        <w:r>
          <w:rPr>
            <w:rStyle w:val="IndexLink"/>
            <w:vanish w:val="false"/>
          </w:rPr>
          <w:tab/>
          <w:t>78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3">
        <w:r>
          <w:rPr>
            <w:webHidden/>
            <w:rStyle w:val="IndexLink"/>
            <w:vanish w:val="false"/>
            <w14:scene3d>
              <w14:camera w14:prst="orthographicFront"/>
              <w14:lightRig w14:rig="threePt" w14:dir="t">
                <w14:rot w14:lat="0" w14:lon="0" w14:rev="0"/>
              </w14:lightRig>
            </w14:scene3d>
          </w:rPr>
          <w:t>4.2.13.7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_Toc417423593 \h</w:instrText>
        </w:r>
        <w:r>
          <w:rPr>
            <w:webHidden/>
          </w:rPr>
          <w:fldChar w:fldCharType="separate"/>
        </w:r>
        <w:r>
          <w:rPr>
            <w:rStyle w:val="IndexLink"/>
            <w:vanish w:val="false"/>
          </w:rPr>
          <w:tab/>
          <w:t>79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4">
        <w:r>
          <w:rPr>
            <w:webHidden/>
            <w:rStyle w:val="IndexLink"/>
            <w:vanish w:val="false"/>
            <w14:scene3d>
              <w14:camera w14:prst="orthographicFront"/>
              <w14:lightRig w14:rig="threePt" w14:dir="t">
                <w14:rot w14:lat="0" w14:lon="0" w14:rev="0"/>
              </w14:lightRig>
            </w14:scene3d>
          </w:rPr>
          <w:t>4.2.13.8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_Toc417423594 \h</w:instrText>
        </w:r>
        <w:r>
          <w:rPr>
            <w:webHidden/>
          </w:rPr>
          <w:fldChar w:fldCharType="separate"/>
        </w:r>
        <w:r>
          <w:rPr>
            <w:rStyle w:val="IndexLink"/>
            <w:vanish w:val="false"/>
          </w:rPr>
          <w:tab/>
          <w:t>79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5">
        <w:r>
          <w:rPr>
            <w:webHidden/>
            <w:rStyle w:val="IndexLink"/>
            <w:vanish w:val="false"/>
            <w14:scene3d>
              <w14:camera w14:prst="orthographicFront"/>
              <w14:lightRig w14:rig="threePt" w14:dir="t">
                <w14:rot w14:lat="0" w14:lon="0" w14:rev="0"/>
              </w14:lightRig>
            </w14:scene3d>
          </w:rPr>
          <w:t>4.2.13.9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_Toc417423595 \h</w:instrText>
        </w:r>
        <w:r>
          <w:rPr>
            <w:webHidden/>
          </w:rPr>
          <w:fldChar w:fldCharType="separate"/>
        </w:r>
        <w:r>
          <w:rPr>
            <w:rStyle w:val="IndexLink"/>
            <w:vanish w:val="false"/>
          </w:rPr>
          <w:tab/>
          <w:t>79</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596">
        <w:r>
          <w:rPr>
            <w:webHidden/>
            <w:rStyle w:val="IndexLink"/>
            <w:vanish w:val="false"/>
          </w:rPr>
          <w:t>4.2.14</w:t>
        </w:r>
        <w:r>
          <w:rPr>
            <w:rStyle w:val="IndexLink"/>
            <w:rFonts w:eastAsia="" w:cs="" w:ascii="Calibri" w:hAnsi="Calibri" w:asciiTheme="minorHAnsi" w:cstheme="minorBidi" w:eastAsiaTheme="minorEastAsia" w:hAnsiTheme="minorHAnsi"/>
            <w:sz w:val="22"/>
            <w:szCs w:val="22"/>
            <w:lang w:val="en-US"/>
          </w:rPr>
          <w:tab/>
        </w:r>
        <w:r>
          <w:rPr>
            <w:rStyle w:val="IndexLink"/>
          </w:rPr>
          <w:t>NDVI Metrics</w:t>
        </w:r>
        <w:r>
          <w:rPr>
            <w:webHidden/>
          </w:rPr>
          <w:fldChar w:fldCharType="begin"/>
        </w:r>
        <w:r>
          <w:rPr>
            <w:webHidden/>
          </w:rPr>
          <w:instrText>PAGEREF _Toc417423596 \h</w:instrText>
        </w:r>
        <w:r>
          <w:rPr>
            <w:webHidden/>
          </w:rPr>
          <w:fldChar w:fldCharType="separate"/>
        </w:r>
        <w:r>
          <w:rPr>
            <w:rStyle w:val="IndexLink"/>
            <w:vanish w:val="false"/>
          </w:rPr>
          <w:tab/>
          <w:t>79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7">
        <w:r>
          <w:rPr>
            <w:webHidden/>
            <w:rStyle w:val="IndexLink"/>
            <w:vanish w:val="false"/>
            <w14:scene3d>
              <w14:camera w14:prst="orthographicFront"/>
              <w14:lightRig w14:rig="threePt" w14:dir="t">
                <w14:rot w14:lat="0" w14:lon="0" w14:rev="0"/>
              </w14:lightRig>
            </w14:scene3d>
          </w:rPr>
          <w:t>4.2.14.1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_Toc417423597 \h</w:instrText>
        </w:r>
        <w:r>
          <w:rPr>
            <w:webHidden/>
          </w:rPr>
          <w:fldChar w:fldCharType="separate"/>
        </w:r>
        <w:r>
          <w:rPr>
            <w:rStyle w:val="IndexLink"/>
            <w:vanish w:val="false"/>
          </w:rPr>
          <w:tab/>
          <w:t>79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8">
        <w:r>
          <w:rPr>
            <w:webHidden/>
            <w:rStyle w:val="IndexLink"/>
            <w:vanish w:val="false"/>
            <w14:scene3d>
              <w14:camera w14:prst="orthographicFront"/>
              <w14:lightRig w14:rig="threePt" w14:dir="t">
                <w14:rot w14:lat="0" w14:lon="0" w14:rev="0"/>
              </w14:lightRig>
            </w14:scene3d>
          </w:rPr>
          <w:t>4.2.14.2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_Toc417423598 \h</w:instrText>
        </w:r>
        <w:r>
          <w:rPr>
            <w:webHidden/>
          </w:rPr>
          <w:fldChar w:fldCharType="separate"/>
        </w:r>
        <w:r>
          <w:rPr>
            <w:rStyle w:val="IndexLink"/>
            <w:vanish w:val="false"/>
          </w:rPr>
          <w:tab/>
          <w:t>79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599">
        <w:r>
          <w:rPr>
            <w:webHidden/>
            <w:rStyle w:val="IndexLink"/>
            <w:vanish w:val="false"/>
            <w14:scene3d>
              <w14:camera w14:prst="orthographicFront"/>
              <w14:lightRig w14:rig="threePt" w14:dir="t">
                <w14:rot w14:lat="0" w14:lon="0" w14:rev="0"/>
              </w14:lightRig>
            </w14:scene3d>
          </w:rPr>
          <w:t>4.2.14.3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_Toc417423599 \h</w:instrText>
        </w:r>
        <w:r>
          <w:rPr>
            <w:webHidden/>
          </w:rPr>
          <w:fldChar w:fldCharType="separate"/>
        </w:r>
        <w:r>
          <w:rPr>
            <w:rStyle w:val="IndexLink"/>
            <w:vanish w:val="false"/>
          </w:rPr>
          <w:tab/>
          <w:t>79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0">
        <w:r>
          <w:rPr>
            <w:webHidden/>
            <w:rStyle w:val="IndexLink"/>
            <w:vanish w:val="false"/>
            <w14:scene3d>
              <w14:camera w14:prst="orthographicFront"/>
              <w14:lightRig w14:rig="threePt" w14:dir="t">
                <w14:rot w14:lat="0" w14:lon="0" w14:rev="0"/>
              </w14:lightRig>
            </w14:scene3d>
          </w:rPr>
          <w:t>4.2.14.4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_Toc417423600 \h</w:instrText>
        </w:r>
        <w:r>
          <w:rPr>
            <w:webHidden/>
          </w:rPr>
          <w:fldChar w:fldCharType="separate"/>
        </w:r>
        <w:r>
          <w:rPr>
            <w:rStyle w:val="IndexLink"/>
            <w:vanish w:val="false"/>
          </w:rPr>
          <w:tab/>
          <w:t>80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1">
        <w:r>
          <w:rPr>
            <w:webHidden/>
            <w:rStyle w:val="IndexLink"/>
            <w:vanish w:val="false"/>
            <w14:scene3d>
              <w14:camera w14:prst="orthographicFront"/>
              <w14:lightRig w14:rig="threePt" w14:dir="t">
                <w14:rot w14:lat="0" w14:lon="0" w14:rev="0"/>
              </w14:lightRig>
            </w14:scene3d>
          </w:rPr>
          <w:t>4.2.14.5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_Toc417423601 \h</w:instrText>
        </w:r>
        <w:r>
          <w:rPr>
            <w:webHidden/>
          </w:rPr>
          <w:fldChar w:fldCharType="separate"/>
        </w:r>
        <w:r>
          <w:rPr>
            <w:rStyle w:val="IndexLink"/>
            <w:vanish w:val="false"/>
          </w:rPr>
          <w:tab/>
          <w:t>80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2">
        <w:r>
          <w:rPr>
            <w:webHidden/>
            <w:rStyle w:val="IndexLink"/>
            <w:vanish w:val="false"/>
            <w14:scene3d>
              <w14:camera w14:prst="orthographicFront"/>
              <w14:lightRig w14:rig="threePt" w14:dir="t">
                <w14:rot w14:lat="0" w14:lon="0" w14:rev="0"/>
              </w14:lightRig>
            </w14:scene3d>
          </w:rPr>
          <w:t>4.2.14.6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_Toc417423602 \h</w:instrText>
        </w:r>
        <w:r>
          <w:rPr>
            <w:webHidden/>
          </w:rPr>
          <w:fldChar w:fldCharType="separate"/>
        </w:r>
        <w:r>
          <w:rPr>
            <w:rStyle w:val="IndexLink"/>
            <w:vanish w:val="false"/>
          </w:rPr>
          <w:tab/>
          <w:t>80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3">
        <w:r>
          <w:rPr>
            <w:webHidden/>
            <w:rStyle w:val="IndexLink"/>
            <w:vanish w:val="false"/>
            <w14:scene3d>
              <w14:camera w14:prst="orthographicFront"/>
              <w14:lightRig w14:rig="threePt" w14:dir="t">
                <w14:rot w14:lat="0" w14:lon="0" w14:rev="0"/>
              </w14:lightRig>
            </w14:scene3d>
          </w:rPr>
          <w:t>4.2.14.7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_Toc417423603 \h</w:instrText>
        </w:r>
        <w:r>
          <w:rPr>
            <w:webHidden/>
          </w:rPr>
          <w:fldChar w:fldCharType="separate"/>
        </w:r>
        <w:r>
          <w:rPr>
            <w:rStyle w:val="IndexLink"/>
            <w:vanish w:val="false"/>
          </w:rPr>
          <w:tab/>
          <w:t>81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4">
        <w:r>
          <w:rPr>
            <w:webHidden/>
            <w:rStyle w:val="IndexLink"/>
            <w:vanish w:val="false"/>
            <w14:scene3d>
              <w14:camera w14:prst="orthographicFront"/>
              <w14:lightRig w14:rig="threePt" w14:dir="t">
                <w14:rot w14:lat="0" w14:lon="0" w14:rev="0"/>
              </w14:lightRig>
            </w14:scene3d>
          </w:rPr>
          <w:t>4.2.14.8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_Toc417423604 \h</w:instrText>
        </w:r>
        <w:r>
          <w:rPr>
            <w:webHidden/>
          </w:rPr>
          <w:fldChar w:fldCharType="separate"/>
        </w:r>
        <w:r>
          <w:rPr>
            <w:rStyle w:val="IndexLink"/>
            <w:vanish w:val="false"/>
          </w:rPr>
          <w:tab/>
          <w:t>81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5">
        <w:r>
          <w:rPr>
            <w:webHidden/>
            <w:rStyle w:val="IndexLink"/>
            <w:vanish w:val="false"/>
            <w14:scene3d>
              <w14:camera w14:prst="orthographicFront"/>
              <w14:lightRig w14:rig="threePt" w14:dir="t">
                <w14:rot w14:lat="0" w14:lon="0" w14:rev="0"/>
              </w14:lightRig>
            </w14:scene3d>
          </w:rPr>
          <w:t>4.2.14.9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_Toc417423605 \h</w:instrText>
        </w:r>
        <w:r>
          <w:rPr>
            <w:webHidden/>
          </w:rPr>
          <w:fldChar w:fldCharType="separate"/>
        </w:r>
        <w:r>
          <w:rPr>
            <w:rStyle w:val="IndexLink"/>
            <w:vanish w:val="false"/>
          </w:rPr>
          <w:tab/>
          <w:t>81</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06">
        <w:r>
          <w:rPr>
            <w:webHidden/>
            <w:rStyle w:val="IndexLink"/>
            <w:vanish w:val="false"/>
          </w:rPr>
          <w:t>4.2.15</w:t>
        </w:r>
        <w:r>
          <w:rPr>
            <w:rStyle w:val="IndexLink"/>
            <w:rFonts w:eastAsia="" w:cs="" w:ascii="Calibri" w:hAnsi="Calibri" w:asciiTheme="minorHAnsi" w:cstheme="minorBidi" w:eastAsiaTheme="minorEastAsia" w:hAnsiTheme="minorHAnsi"/>
            <w:sz w:val="22"/>
            <w:szCs w:val="22"/>
            <w:lang w:val="en-US"/>
          </w:rPr>
          <w:tab/>
        </w:r>
        <w:r>
          <w:rPr>
            <w:rStyle w:val="IndexLink"/>
          </w:rPr>
          <w:t>Samples Preparation</w:t>
        </w:r>
        <w:r>
          <w:rPr>
            <w:webHidden/>
          </w:rPr>
          <w:fldChar w:fldCharType="begin"/>
        </w:r>
        <w:r>
          <w:rPr>
            <w:webHidden/>
          </w:rPr>
          <w:instrText>PAGEREF _Toc417423606 \h</w:instrText>
        </w:r>
        <w:r>
          <w:rPr>
            <w:webHidden/>
          </w:rPr>
          <w:fldChar w:fldCharType="separate"/>
        </w:r>
        <w:r>
          <w:rPr>
            <w:rStyle w:val="IndexLink"/>
            <w:vanish w:val="false"/>
          </w:rPr>
          <w:tab/>
          <w:t>81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7">
        <w:r>
          <w:rPr>
            <w:webHidden/>
            <w:rStyle w:val="IndexLink"/>
            <w:vanish w:val="false"/>
            <w14:scene3d>
              <w14:camera w14:prst="orthographicFront"/>
              <w14:lightRig w14:rig="threePt" w14:dir="t">
                <w14:rot w14:lat="0" w14:lon="0" w14:rev="0"/>
              </w14:lightRig>
            </w14:scene3d>
          </w:rPr>
          <w:t>4.2.15.1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_Toc417423607 \h</w:instrText>
        </w:r>
        <w:r>
          <w:rPr>
            <w:webHidden/>
          </w:rPr>
          <w:fldChar w:fldCharType="separate"/>
        </w:r>
        <w:r>
          <w:rPr>
            <w:rStyle w:val="IndexLink"/>
            <w:vanish w:val="false"/>
          </w:rPr>
          <w:tab/>
          <w:t>81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8">
        <w:r>
          <w:rPr>
            <w:webHidden/>
            <w:rStyle w:val="IndexLink"/>
            <w:vanish w:val="false"/>
            <w14:scene3d>
              <w14:camera w14:prst="orthographicFront"/>
              <w14:lightRig w14:rig="threePt" w14:dir="t">
                <w14:rot w14:lat="0" w14:lon="0" w14:rev="0"/>
              </w14:lightRig>
            </w14:scene3d>
          </w:rPr>
          <w:t>4.2.15.2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_Toc417423608 \h</w:instrText>
        </w:r>
        <w:r>
          <w:rPr>
            <w:webHidden/>
          </w:rPr>
          <w:fldChar w:fldCharType="separate"/>
        </w:r>
        <w:r>
          <w:rPr>
            <w:rStyle w:val="IndexLink"/>
            <w:vanish w:val="false"/>
          </w:rPr>
          <w:tab/>
          <w:t>82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09">
        <w:r>
          <w:rPr>
            <w:webHidden/>
            <w:rStyle w:val="IndexLink"/>
            <w:vanish w:val="false"/>
            <w14:scene3d>
              <w14:camera w14:prst="orthographicFront"/>
              <w14:lightRig w14:rig="threePt" w14:dir="t">
                <w14:rot w14:lat="0" w14:lon="0" w14:rev="0"/>
              </w14:lightRig>
            </w14:scene3d>
          </w:rPr>
          <w:t>4.2.15.3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_Toc417423609 \h</w:instrText>
        </w:r>
        <w:r>
          <w:rPr>
            <w:webHidden/>
          </w:rPr>
          <w:fldChar w:fldCharType="separate"/>
        </w:r>
        <w:r>
          <w:rPr>
            <w:rStyle w:val="IndexLink"/>
            <w:vanish w:val="false"/>
          </w:rPr>
          <w:tab/>
          <w:t>82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0">
        <w:r>
          <w:rPr>
            <w:webHidden/>
            <w:rStyle w:val="IndexLink"/>
            <w:vanish w:val="false"/>
            <w14:scene3d>
              <w14:camera w14:prst="orthographicFront"/>
              <w14:lightRig w14:rig="threePt" w14:dir="t">
                <w14:rot w14:lat="0" w14:lon="0" w14:rev="0"/>
              </w14:lightRig>
            </w14:scene3d>
          </w:rPr>
          <w:t>4.2.15.4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_Toc417423610 \h</w:instrText>
        </w:r>
        <w:r>
          <w:rPr>
            <w:webHidden/>
          </w:rPr>
          <w:fldChar w:fldCharType="separate"/>
        </w:r>
        <w:r>
          <w:rPr>
            <w:rStyle w:val="IndexLink"/>
            <w:vanish w:val="false"/>
          </w:rPr>
          <w:tab/>
          <w:t>82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1">
        <w:r>
          <w:rPr>
            <w:webHidden/>
            <w:rStyle w:val="IndexLink"/>
            <w:vanish w:val="false"/>
            <w14:scene3d>
              <w14:camera w14:prst="orthographicFront"/>
              <w14:lightRig w14:rig="threePt" w14:dir="t">
                <w14:rot w14:lat="0" w14:lon="0" w14:rev="0"/>
              </w14:lightRig>
            </w14:scene3d>
          </w:rPr>
          <w:t>4.2.15.5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_Toc417423611 \h</w:instrText>
        </w:r>
        <w:r>
          <w:rPr>
            <w:webHidden/>
          </w:rPr>
          <w:fldChar w:fldCharType="separate"/>
        </w:r>
        <w:r>
          <w:rPr>
            <w:rStyle w:val="IndexLink"/>
            <w:vanish w:val="false"/>
          </w:rPr>
          <w:tab/>
          <w:t>84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2">
        <w:r>
          <w:rPr>
            <w:webHidden/>
            <w:rStyle w:val="IndexLink"/>
            <w:vanish w:val="false"/>
            <w14:scene3d>
              <w14:camera w14:prst="orthographicFront"/>
              <w14:lightRig w14:rig="threePt" w14:dir="t">
                <w14:rot w14:lat="0" w14:lon="0" w14:rev="0"/>
              </w14:lightRig>
            </w14:scene3d>
          </w:rPr>
          <w:t>4.2.15.6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_Toc417423612 \h</w:instrText>
        </w:r>
        <w:r>
          <w:rPr>
            <w:webHidden/>
          </w:rPr>
          <w:fldChar w:fldCharType="separate"/>
        </w:r>
        <w:r>
          <w:rPr>
            <w:rStyle w:val="IndexLink"/>
            <w:vanish w:val="false"/>
          </w:rPr>
          <w:tab/>
          <w:t>85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3">
        <w:r>
          <w:rPr>
            <w:webHidden/>
            <w:rStyle w:val="IndexLink"/>
            <w:vanish w:val="false"/>
            <w14:scene3d>
              <w14:camera w14:prst="orthographicFront"/>
              <w14:lightRig w14:rig="threePt" w14:dir="t">
                <w14:rot w14:lat="0" w14:lon="0" w14:rev="0"/>
              </w14:lightRig>
            </w14:scene3d>
          </w:rPr>
          <w:t>4.2.15.7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_Toc417423613 \h</w:instrText>
        </w:r>
        <w:r>
          <w:rPr>
            <w:webHidden/>
          </w:rPr>
          <w:fldChar w:fldCharType="separate"/>
        </w:r>
        <w:r>
          <w:rPr>
            <w:rStyle w:val="IndexLink"/>
            <w:vanish w:val="false"/>
          </w:rPr>
          <w:tab/>
          <w:t>85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4">
        <w:r>
          <w:rPr>
            <w:webHidden/>
            <w:rStyle w:val="IndexLink"/>
            <w:vanish w:val="false"/>
            <w14:scene3d>
              <w14:camera w14:prst="orthographicFront"/>
              <w14:lightRig w14:rig="threePt" w14:dir="t">
                <w14:rot w14:lat="0" w14:lon="0" w14:rev="0"/>
              </w14:lightRig>
            </w14:scene3d>
          </w:rPr>
          <w:t>4.2.15.8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_Toc417423614 \h</w:instrText>
        </w:r>
        <w:r>
          <w:rPr>
            <w:webHidden/>
          </w:rPr>
          <w:fldChar w:fldCharType="separate"/>
        </w:r>
        <w:r>
          <w:rPr>
            <w:rStyle w:val="IndexLink"/>
            <w:vanish w:val="false"/>
          </w:rPr>
          <w:tab/>
          <w:t>85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5">
        <w:r>
          <w:rPr>
            <w:webHidden/>
            <w:rStyle w:val="IndexLink"/>
            <w:vanish w:val="false"/>
            <w14:scene3d>
              <w14:camera w14:prst="orthographicFront"/>
              <w14:lightRig w14:rig="threePt" w14:dir="t">
                <w14:rot w14:lat="0" w14:lon="0" w14:rev="0"/>
              </w14:lightRig>
            </w14:scene3d>
          </w:rPr>
          <w:t>4.2.15.9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_Toc417423615 \h</w:instrText>
        </w:r>
        <w:r>
          <w:rPr>
            <w:webHidden/>
          </w:rPr>
          <w:fldChar w:fldCharType="separate"/>
        </w:r>
        <w:r>
          <w:rPr>
            <w:rStyle w:val="IndexLink"/>
            <w:vanish w:val="false"/>
          </w:rPr>
          <w:tab/>
          <w:t>86</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16">
        <w:r>
          <w:rPr>
            <w:webHidden/>
            <w:rStyle w:val="IndexLink"/>
            <w:vanish w:val="false"/>
          </w:rPr>
          <w:t>4.2.16</w:t>
        </w:r>
        <w:r>
          <w:rPr>
            <w:rStyle w:val="IndexLink"/>
            <w:rFonts w:eastAsia="" w:cs="" w:ascii="Calibri" w:hAnsi="Calibri" w:asciiTheme="minorHAnsi" w:cstheme="minorBidi" w:eastAsiaTheme="minorEastAsia" w:hAnsiTheme="minorHAnsi"/>
            <w:sz w:val="22"/>
            <w:szCs w:val="22"/>
            <w:lang w:val="en-US"/>
          </w:rPr>
          <w:tab/>
        </w:r>
        <w:r>
          <w:rPr>
            <w:rStyle w:val="IndexLink"/>
          </w:rPr>
          <w:t>Compute temporal features module</w:t>
        </w:r>
        <w:r>
          <w:rPr>
            <w:webHidden/>
          </w:rPr>
          <w:fldChar w:fldCharType="begin"/>
        </w:r>
        <w:r>
          <w:rPr>
            <w:webHidden/>
          </w:rPr>
          <w:instrText>PAGEREF _Toc417423616 \h</w:instrText>
        </w:r>
        <w:r>
          <w:rPr>
            <w:webHidden/>
          </w:rPr>
          <w:fldChar w:fldCharType="separate"/>
        </w:r>
        <w:r>
          <w:rPr>
            <w:rStyle w:val="IndexLink"/>
            <w:vanish w:val="false"/>
          </w:rPr>
          <w:tab/>
          <w:t>86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7">
        <w:r>
          <w:rPr>
            <w:webHidden/>
            <w:rStyle w:val="IndexLink"/>
            <w:vanish w:val="false"/>
            <w14:scene3d>
              <w14:camera w14:prst="orthographicFront"/>
              <w14:lightRig w14:rig="threePt" w14:dir="t">
                <w14:rot w14:lat="0" w14:lon="0" w14:rev="0"/>
              </w14:lightRig>
            </w14:scene3d>
          </w:rPr>
          <w:t>4.2.16.1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_Toc417423617 \h</w:instrText>
        </w:r>
        <w:r>
          <w:rPr>
            <w:webHidden/>
          </w:rPr>
          <w:fldChar w:fldCharType="separate"/>
        </w:r>
        <w:r>
          <w:rPr>
            <w:rStyle w:val="IndexLink"/>
            <w:vanish w:val="false"/>
          </w:rPr>
          <w:tab/>
          <w:t>86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8">
        <w:r>
          <w:rPr>
            <w:webHidden/>
            <w:rStyle w:val="IndexLink"/>
            <w:vanish w:val="false"/>
            <w14:scene3d>
              <w14:camera w14:prst="orthographicFront"/>
              <w14:lightRig w14:rig="threePt" w14:dir="t">
                <w14:rot w14:lat="0" w14:lon="0" w14:rev="0"/>
              </w14:lightRig>
            </w14:scene3d>
          </w:rPr>
          <w:t>4.2.16.2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_Toc417423618 \h</w:instrText>
        </w:r>
        <w:r>
          <w:rPr>
            <w:webHidden/>
          </w:rPr>
          <w:fldChar w:fldCharType="separate"/>
        </w:r>
        <w:r>
          <w:rPr>
            <w:rStyle w:val="IndexLink"/>
            <w:vanish w:val="false"/>
          </w:rPr>
          <w:tab/>
          <w:t>86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19">
        <w:r>
          <w:rPr>
            <w:webHidden/>
            <w:rStyle w:val="IndexLink"/>
            <w:vanish w:val="false"/>
            <w14:scene3d>
              <w14:camera w14:prst="orthographicFront"/>
              <w14:lightRig w14:rig="threePt" w14:dir="t">
                <w14:rot w14:lat="0" w14:lon="0" w14:rev="0"/>
              </w14:lightRig>
            </w14:scene3d>
          </w:rPr>
          <w:t>4.2.16.3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_Toc417423619 \h</w:instrText>
        </w:r>
        <w:r>
          <w:rPr>
            <w:webHidden/>
          </w:rPr>
          <w:fldChar w:fldCharType="separate"/>
        </w:r>
        <w:r>
          <w:rPr>
            <w:rStyle w:val="IndexLink"/>
            <w:vanish w:val="false"/>
          </w:rPr>
          <w:tab/>
          <w:t>86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0">
        <w:r>
          <w:rPr>
            <w:webHidden/>
            <w:rStyle w:val="IndexLink"/>
            <w:vanish w:val="false"/>
            <w14:scene3d>
              <w14:camera w14:prst="orthographicFront"/>
              <w14:lightRig w14:rig="threePt" w14:dir="t">
                <w14:rot w14:lat="0" w14:lon="0" w14:rev="0"/>
              </w14:lightRig>
            </w14:scene3d>
          </w:rPr>
          <w:t>4.2.16.4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_Toc417423620 \h</w:instrText>
        </w:r>
        <w:r>
          <w:rPr>
            <w:webHidden/>
          </w:rPr>
          <w:fldChar w:fldCharType="separate"/>
        </w:r>
        <w:r>
          <w:rPr>
            <w:rStyle w:val="IndexLink"/>
            <w:vanish w:val="false"/>
          </w:rPr>
          <w:tab/>
          <w:t>86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1">
        <w:r>
          <w:rPr>
            <w:webHidden/>
            <w:rStyle w:val="IndexLink"/>
            <w:vanish w:val="false"/>
            <w14:scene3d>
              <w14:camera w14:prst="orthographicFront"/>
              <w14:lightRig w14:rig="threePt" w14:dir="t">
                <w14:rot w14:lat="0" w14:lon="0" w14:rev="0"/>
              </w14:lightRig>
            </w14:scene3d>
          </w:rPr>
          <w:t>4.2.16.5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_Toc417423621 \h</w:instrText>
        </w:r>
        <w:r>
          <w:rPr>
            <w:webHidden/>
          </w:rPr>
          <w:fldChar w:fldCharType="separate"/>
        </w:r>
        <w:r>
          <w:rPr>
            <w:rStyle w:val="IndexLink"/>
            <w:vanish w:val="false"/>
          </w:rPr>
          <w:tab/>
          <w:t>87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2">
        <w:r>
          <w:rPr>
            <w:webHidden/>
            <w:rStyle w:val="IndexLink"/>
            <w:vanish w:val="false"/>
            <w14:scene3d>
              <w14:camera w14:prst="orthographicFront"/>
              <w14:lightRig w14:rig="threePt" w14:dir="t">
                <w14:rot w14:lat="0" w14:lon="0" w14:rev="0"/>
              </w14:lightRig>
            </w14:scene3d>
          </w:rPr>
          <w:t>4.2.16.6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_Toc417423622 \h</w:instrText>
        </w:r>
        <w:r>
          <w:rPr>
            <w:webHidden/>
          </w:rPr>
          <w:fldChar w:fldCharType="separate"/>
        </w:r>
        <w:r>
          <w:rPr>
            <w:rStyle w:val="IndexLink"/>
            <w:vanish w:val="false"/>
          </w:rPr>
          <w:tab/>
          <w:t>88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3">
        <w:r>
          <w:rPr>
            <w:webHidden/>
            <w:rStyle w:val="IndexLink"/>
            <w:vanish w:val="false"/>
            <w14:scene3d>
              <w14:camera w14:prst="orthographicFront"/>
              <w14:lightRig w14:rig="threePt" w14:dir="t">
                <w14:rot w14:lat="0" w14:lon="0" w14:rev="0"/>
              </w14:lightRig>
            </w14:scene3d>
          </w:rPr>
          <w:t>4.2.16.7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_Toc417423623 \h</w:instrText>
        </w:r>
        <w:r>
          <w:rPr>
            <w:webHidden/>
          </w:rPr>
          <w:fldChar w:fldCharType="separate"/>
        </w:r>
        <w:r>
          <w:rPr>
            <w:rStyle w:val="IndexLink"/>
            <w:vanish w:val="false"/>
          </w:rPr>
          <w:tab/>
          <w:t>88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4">
        <w:r>
          <w:rPr>
            <w:webHidden/>
            <w:rStyle w:val="IndexLink"/>
            <w:vanish w:val="false"/>
            <w14:scene3d>
              <w14:camera w14:prst="orthographicFront"/>
              <w14:lightRig w14:rig="threePt" w14:dir="t">
                <w14:rot w14:lat="0" w14:lon="0" w14:rev="0"/>
              </w14:lightRig>
            </w14:scene3d>
          </w:rPr>
          <w:t>4.2.16.8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_Toc417423624 \h</w:instrText>
        </w:r>
        <w:r>
          <w:rPr>
            <w:webHidden/>
          </w:rPr>
          <w:fldChar w:fldCharType="separate"/>
        </w:r>
        <w:r>
          <w:rPr>
            <w:rStyle w:val="IndexLink"/>
            <w:vanish w:val="false"/>
          </w:rPr>
          <w:tab/>
          <w:t>88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5">
        <w:r>
          <w:rPr>
            <w:webHidden/>
            <w:rStyle w:val="IndexLink"/>
            <w:vanish w:val="false"/>
            <w14:scene3d>
              <w14:camera w14:prst="orthographicFront"/>
              <w14:lightRig w14:rig="threePt" w14:dir="t">
                <w14:rot w14:lat="0" w14:lon="0" w14:rev="0"/>
              </w14:lightRig>
            </w14:scene3d>
          </w:rPr>
          <w:t>4.2.16.9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_Toc417423625 \h</w:instrText>
        </w:r>
        <w:r>
          <w:rPr>
            <w:webHidden/>
          </w:rPr>
          <w:fldChar w:fldCharType="separate"/>
        </w:r>
        <w:r>
          <w:rPr>
            <w:rStyle w:val="IndexLink"/>
            <w:vanish w:val="false"/>
          </w:rPr>
          <w:tab/>
          <w:t>88</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26">
        <w:r>
          <w:rPr>
            <w:webHidden/>
            <w:rStyle w:val="IndexLink"/>
            <w:vanish w:val="false"/>
          </w:rPr>
          <w:t>4.2.17</w:t>
        </w:r>
        <w:r>
          <w:rPr>
            <w:rStyle w:val="IndexLink"/>
            <w:rFonts w:eastAsia="" w:cs="" w:ascii="Calibri" w:hAnsi="Calibri" w:asciiTheme="minorHAnsi" w:cstheme="minorBidi" w:eastAsiaTheme="minorEastAsia" w:hAnsiTheme="minorHAnsi"/>
            <w:sz w:val="22"/>
            <w:szCs w:val="22"/>
            <w:lang w:val="en-US"/>
          </w:rPr>
          <w:tab/>
        </w:r>
        <w:r>
          <w:rPr>
            <w:rStyle w:val="IndexLink"/>
          </w:rPr>
          <w:t>Learning</w:t>
        </w:r>
        <w:r>
          <w:rPr>
            <w:webHidden/>
          </w:rPr>
          <w:fldChar w:fldCharType="begin"/>
        </w:r>
        <w:r>
          <w:rPr>
            <w:webHidden/>
          </w:rPr>
          <w:instrText>PAGEREF _Toc417423626 \h</w:instrText>
        </w:r>
        <w:r>
          <w:rPr>
            <w:webHidden/>
          </w:rPr>
          <w:fldChar w:fldCharType="separate"/>
        </w:r>
        <w:r>
          <w:rPr>
            <w:rStyle w:val="IndexLink"/>
            <w:vanish w:val="false"/>
          </w:rPr>
          <w:tab/>
          <w:t>89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7">
        <w:r>
          <w:rPr>
            <w:webHidden/>
            <w:rStyle w:val="IndexLink"/>
            <w:vanish w:val="false"/>
            <w14:scene3d>
              <w14:camera w14:prst="orthographicFront"/>
              <w14:lightRig w14:rig="threePt" w14:dir="t">
                <w14:rot w14:lat="0" w14:lon="0" w14:rev="0"/>
              </w14:lightRig>
            </w14:scene3d>
          </w:rPr>
          <w:t>4.2.17.1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_Toc417423627 \h</w:instrText>
        </w:r>
        <w:r>
          <w:rPr>
            <w:webHidden/>
          </w:rPr>
          <w:fldChar w:fldCharType="separate"/>
        </w:r>
        <w:r>
          <w:rPr>
            <w:rStyle w:val="IndexLink"/>
            <w:vanish w:val="false"/>
          </w:rPr>
          <w:tab/>
          <w:t>89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8">
        <w:r>
          <w:rPr>
            <w:webHidden/>
            <w:rStyle w:val="IndexLink"/>
            <w:vanish w:val="false"/>
            <w14:scene3d>
              <w14:camera w14:prst="orthographicFront"/>
              <w14:lightRig w14:rig="threePt" w14:dir="t">
                <w14:rot w14:lat="0" w14:lon="0" w14:rev="0"/>
              </w14:lightRig>
            </w14:scene3d>
          </w:rPr>
          <w:t>4.2.17.2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_Toc417423628 \h</w:instrText>
        </w:r>
        <w:r>
          <w:rPr>
            <w:webHidden/>
          </w:rPr>
          <w:fldChar w:fldCharType="separate"/>
        </w:r>
        <w:r>
          <w:rPr>
            <w:rStyle w:val="IndexLink"/>
            <w:vanish w:val="false"/>
          </w:rPr>
          <w:tab/>
          <w:t>89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29">
        <w:r>
          <w:rPr>
            <w:webHidden/>
            <w:rStyle w:val="IndexLink"/>
            <w:vanish w:val="false"/>
            <w14:scene3d>
              <w14:camera w14:prst="orthographicFront"/>
              <w14:lightRig w14:rig="threePt" w14:dir="t">
                <w14:rot w14:lat="0" w14:lon="0" w14:rev="0"/>
              </w14:lightRig>
            </w14:scene3d>
          </w:rPr>
          <w:t>4.2.17.3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_Toc417423629 \h</w:instrText>
        </w:r>
        <w:r>
          <w:rPr>
            <w:webHidden/>
          </w:rPr>
          <w:fldChar w:fldCharType="separate"/>
        </w:r>
        <w:r>
          <w:rPr>
            <w:rStyle w:val="IndexLink"/>
            <w:vanish w:val="false"/>
          </w:rPr>
          <w:tab/>
          <w:t>89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0">
        <w:r>
          <w:rPr>
            <w:webHidden/>
            <w:rStyle w:val="IndexLink"/>
            <w:vanish w:val="false"/>
            <w14:scene3d>
              <w14:camera w14:prst="orthographicFront"/>
              <w14:lightRig w14:rig="threePt" w14:dir="t">
                <w14:rot w14:lat="0" w14:lon="0" w14:rev="0"/>
              </w14:lightRig>
            </w14:scene3d>
          </w:rPr>
          <w:t>4.2.17.4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_Toc417423630 \h</w:instrText>
        </w:r>
        <w:r>
          <w:rPr>
            <w:webHidden/>
          </w:rPr>
          <w:fldChar w:fldCharType="separate"/>
        </w:r>
        <w:r>
          <w:rPr>
            <w:rStyle w:val="IndexLink"/>
            <w:vanish w:val="false"/>
          </w:rPr>
          <w:tab/>
          <w:t>89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1">
        <w:r>
          <w:rPr>
            <w:webHidden/>
            <w:rStyle w:val="IndexLink"/>
            <w:vanish w:val="false"/>
            <w14:scene3d>
              <w14:camera w14:prst="orthographicFront"/>
              <w14:lightRig w14:rig="threePt" w14:dir="t">
                <w14:rot w14:lat="0" w14:lon="0" w14:rev="0"/>
              </w14:lightRig>
            </w14:scene3d>
          </w:rPr>
          <w:t>4.2.17.5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_Toc417423631 \h</w:instrText>
        </w:r>
        <w:r>
          <w:rPr>
            <w:webHidden/>
          </w:rPr>
          <w:fldChar w:fldCharType="separate"/>
        </w:r>
        <w:r>
          <w:rPr>
            <w:rStyle w:val="IndexLink"/>
            <w:vanish w:val="false"/>
          </w:rPr>
          <w:tab/>
          <w:t>90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2">
        <w:r>
          <w:rPr>
            <w:webHidden/>
            <w:rStyle w:val="IndexLink"/>
            <w:vanish w:val="false"/>
            <w14:scene3d>
              <w14:camera w14:prst="orthographicFront"/>
              <w14:lightRig w14:rig="threePt" w14:dir="t">
                <w14:rot w14:lat="0" w14:lon="0" w14:rev="0"/>
              </w14:lightRig>
            </w14:scene3d>
          </w:rPr>
          <w:t>4.2.17.6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_Toc417423632 \h</w:instrText>
        </w:r>
        <w:r>
          <w:rPr>
            <w:webHidden/>
          </w:rPr>
          <w:fldChar w:fldCharType="separate"/>
        </w:r>
        <w:r>
          <w:rPr>
            <w:rStyle w:val="IndexLink"/>
            <w:vanish w:val="false"/>
          </w:rPr>
          <w:tab/>
          <w:t>90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3">
        <w:r>
          <w:rPr>
            <w:webHidden/>
            <w:rStyle w:val="IndexLink"/>
            <w:vanish w:val="false"/>
            <w14:scene3d>
              <w14:camera w14:prst="orthographicFront"/>
              <w14:lightRig w14:rig="threePt" w14:dir="t">
                <w14:rot w14:lat="0" w14:lon="0" w14:rev="0"/>
              </w14:lightRig>
            </w14:scene3d>
          </w:rPr>
          <w:t>4.2.17.7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_Toc417423633 \h</w:instrText>
        </w:r>
        <w:r>
          <w:rPr>
            <w:webHidden/>
          </w:rPr>
          <w:fldChar w:fldCharType="separate"/>
        </w:r>
        <w:r>
          <w:rPr>
            <w:rStyle w:val="IndexLink"/>
            <w:vanish w:val="false"/>
          </w:rPr>
          <w:tab/>
          <w:t>91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4">
        <w:r>
          <w:rPr>
            <w:webHidden/>
            <w:rStyle w:val="IndexLink"/>
            <w:vanish w:val="false"/>
            <w14:scene3d>
              <w14:camera w14:prst="orthographicFront"/>
              <w14:lightRig w14:rig="threePt" w14:dir="t">
                <w14:rot w14:lat="0" w14:lon="0" w14:rev="0"/>
              </w14:lightRig>
            </w14:scene3d>
          </w:rPr>
          <w:t>4.2.17.8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_Toc417423634 \h</w:instrText>
        </w:r>
        <w:r>
          <w:rPr>
            <w:webHidden/>
          </w:rPr>
          <w:fldChar w:fldCharType="separate"/>
        </w:r>
        <w:r>
          <w:rPr>
            <w:rStyle w:val="IndexLink"/>
            <w:vanish w:val="false"/>
          </w:rPr>
          <w:tab/>
          <w:t>91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5">
        <w:r>
          <w:rPr>
            <w:webHidden/>
            <w:rStyle w:val="IndexLink"/>
            <w:vanish w:val="false"/>
            <w14:scene3d>
              <w14:camera w14:prst="orthographicFront"/>
              <w14:lightRig w14:rig="threePt" w14:dir="t">
                <w14:rot w14:lat="0" w14:lon="0" w14:rev="0"/>
              </w14:lightRig>
            </w14:scene3d>
          </w:rPr>
          <w:t>4.2.17.9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_Toc417423635 \h</w:instrText>
        </w:r>
        <w:r>
          <w:rPr>
            <w:webHidden/>
          </w:rPr>
          <w:fldChar w:fldCharType="separate"/>
        </w:r>
        <w:r>
          <w:rPr>
            <w:rStyle w:val="IndexLink"/>
            <w:vanish w:val="false"/>
          </w:rPr>
          <w:tab/>
          <w:t>91</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36">
        <w:r>
          <w:rPr>
            <w:webHidden/>
            <w:rStyle w:val="IndexLink"/>
            <w:vanish w:val="false"/>
          </w:rPr>
          <w:t>4.2.18</w:t>
        </w:r>
        <w:r>
          <w:rPr>
            <w:rStyle w:val="IndexLink"/>
            <w:rFonts w:eastAsia="" w:cs="" w:ascii="Calibri" w:hAnsi="Calibri" w:asciiTheme="minorHAnsi" w:cstheme="minorBidi" w:eastAsiaTheme="minorEastAsia" w:hAnsiTheme="minorHAnsi"/>
            <w:sz w:val="22"/>
            <w:szCs w:val="22"/>
            <w:lang w:val="en-US"/>
          </w:rPr>
          <w:tab/>
        </w:r>
        <w:r>
          <w:rPr>
            <w:rStyle w:val="IndexLink"/>
          </w:rPr>
          <w:t>Classification and Validation Module</w:t>
        </w:r>
        <w:r>
          <w:rPr>
            <w:webHidden/>
          </w:rPr>
          <w:fldChar w:fldCharType="begin"/>
        </w:r>
        <w:r>
          <w:rPr>
            <w:webHidden/>
          </w:rPr>
          <w:instrText>PAGEREF _Toc417423636 \h</w:instrText>
        </w:r>
        <w:r>
          <w:rPr>
            <w:webHidden/>
          </w:rPr>
          <w:fldChar w:fldCharType="separate"/>
        </w:r>
        <w:r>
          <w:rPr>
            <w:rStyle w:val="IndexLink"/>
            <w:vanish w:val="false"/>
          </w:rPr>
          <w:tab/>
          <w:t>91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7">
        <w:r>
          <w:rPr>
            <w:webHidden/>
            <w:rStyle w:val="IndexLink"/>
            <w:vanish w:val="false"/>
            <w14:scene3d>
              <w14:camera w14:prst="orthographicFront"/>
              <w14:lightRig w14:rig="threePt" w14:dir="t">
                <w14:rot w14:lat="0" w14:lon="0" w14:rev="0"/>
              </w14:lightRig>
            </w14:scene3d>
          </w:rPr>
          <w:t>4.2.18.1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_Toc417423637 \h</w:instrText>
        </w:r>
        <w:r>
          <w:rPr>
            <w:webHidden/>
          </w:rPr>
          <w:fldChar w:fldCharType="separate"/>
        </w:r>
        <w:r>
          <w:rPr>
            <w:rStyle w:val="IndexLink"/>
            <w:vanish w:val="false"/>
          </w:rPr>
          <w:tab/>
          <w:t>91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8">
        <w:r>
          <w:rPr>
            <w:webHidden/>
            <w:rStyle w:val="IndexLink"/>
            <w:vanish w:val="false"/>
            <w14:scene3d>
              <w14:camera w14:prst="orthographicFront"/>
              <w14:lightRig w14:rig="threePt" w14:dir="t">
                <w14:rot w14:lat="0" w14:lon="0" w14:rev="0"/>
              </w14:lightRig>
            </w14:scene3d>
          </w:rPr>
          <w:t>4.2.18.2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_Toc417423638 \h</w:instrText>
        </w:r>
        <w:r>
          <w:rPr>
            <w:webHidden/>
          </w:rPr>
          <w:fldChar w:fldCharType="separate"/>
        </w:r>
        <w:r>
          <w:rPr>
            <w:rStyle w:val="IndexLink"/>
            <w:vanish w:val="false"/>
          </w:rPr>
          <w:tab/>
          <w:t>91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39">
        <w:r>
          <w:rPr>
            <w:webHidden/>
            <w:rStyle w:val="IndexLink"/>
            <w:vanish w:val="false"/>
            <w14:scene3d>
              <w14:camera w14:prst="orthographicFront"/>
              <w14:lightRig w14:rig="threePt" w14:dir="t">
                <w14:rot w14:lat="0" w14:lon="0" w14:rev="0"/>
              </w14:lightRig>
            </w14:scene3d>
          </w:rPr>
          <w:t>4.2.18.3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_Toc417423639 \h</w:instrText>
        </w:r>
        <w:r>
          <w:rPr>
            <w:webHidden/>
          </w:rPr>
          <w:fldChar w:fldCharType="separate"/>
        </w:r>
        <w:r>
          <w:rPr>
            <w:rStyle w:val="IndexLink"/>
            <w:vanish w:val="false"/>
          </w:rPr>
          <w:tab/>
          <w:t>92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0">
        <w:r>
          <w:rPr>
            <w:webHidden/>
            <w:rStyle w:val="IndexLink"/>
            <w:vanish w:val="false"/>
            <w14:scene3d>
              <w14:camera w14:prst="orthographicFront"/>
              <w14:lightRig w14:rig="threePt" w14:dir="t">
                <w14:rot w14:lat="0" w14:lon="0" w14:rev="0"/>
              </w14:lightRig>
            </w14:scene3d>
          </w:rPr>
          <w:t>4.2.18.4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_Toc417423640 \h</w:instrText>
        </w:r>
        <w:r>
          <w:rPr>
            <w:webHidden/>
          </w:rPr>
          <w:fldChar w:fldCharType="separate"/>
        </w:r>
        <w:r>
          <w:rPr>
            <w:rStyle w:val="IndexLink"/>
            <w:vanish w:val="false"/>
          </w:rPr>
          <w:tab/>
          <w:t>92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1">
        <w:r>
          <w:rPr>
            <w:webHidden/>
            <w:rStyle w:val="IndexLink"/>
            <w:vanish w:val="false"/>
            <w14:scene3d>
              <w14:camera w14:prst="orthographicFront"/>
              <w14:lightRig w14:rig="threePt" w14:dir="t">
                <w14:rot w14:lat="0" w14:lon="0" w14:rev="0"/>
              </w14:lightRig>
            </w14:scene3d>
          </w:rPr>
          <w:t>4.2.18.5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_Toc417423641 \h</w:instrText>
        </w:r>
        <w:r>
          <w:rPr>
            <w:webHidden/>
          </w:rPr>
          <w:fldChar w:fldCharType="separate"/>
        </w:r>
        <w:r>
          <w:rPr>
            <w:rStyle w:val="IndexLink"/>
            <w:vanish w:val="false"/>
          </w:rPr>
          <w:tab/>
          <w:t>93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2">
        <w:r>
          <w:rPr>
            <w:webHidden/>
            <w:rStyle w:val="IndexLink"/>
            <w:vanish w:val="false"/>
            <w14:scene3d>
              <w14:camera w14:prst="orthographicFront"/>
              <w14:lightRig w14:rig="threePt" w14:dir="t">
                <w14:rot w14:lat="0" w14:lon="0" w14:rev="0"/>
              </w14:lightRig>
            </w14:scene3d>
          </w:rPr>
          <w:t>4.2.18.6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_Toc417423642 \h</w:instrText>
        </w:r>
        <w:r>
          <w:rPr>
            <w:webHidden/>
          </w:rPr>
          <w:fldChar w:fldCharType="separate"/>
        </w:r>
        <w:r>
          <w:rPr>
            <w:rStyle w:val="IndexLink"/>
            <w:vanish w:val="false"/>
          </w:rPr>
          <w:tab/>
          <w:t>93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3">
        <w:r>
          <w:rPr>
            <w:webHidden/>
            <w:rStyle w:val="IndexLink"/>
            <w:vanish w:val="false"/>
            <w14:scene3d>
              <w14:camera w14:prst="orthographicFront"/>
              <w14:lightRig w14:rig="threePt" w14:dir="t">
                <w14:rot w14:lat="0" w14:lon="0" w14:rev="0"/>
              </w14:lightRig>
            </w14:scene3d>
          </w:rPr>
          <w:t>4.2.18.7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_Toc417423643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4">
        <w:r>
          <w:rPr>
            <w:webHidden/>
            <w:rStyle w:val="IndexLink"/>
            <w:vanish w:val="false"/>
            <w14:scene3d>
              <w14:camera w14:prst="orthographicFront"/>
              <w14:lightRig w14:rig="threePt" w14:dir="t">
                <w14:rot w14:lat="0" w14:lon="0" w14:rev="0"/>
              </w14:lightRig>
            </w14:scene3d>
          </w:rPr>
          <w:t>4.2.18.8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_Toc417423644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5">
        <w:r>
          <w:rPr>
            <w:webHidden/>
            <w:rStyle w:val="IndexLink"/>
            <w:vanish w:val="false"/>
            <w14:scene3d>
              <w14:camera w14:prst="orthographicFront"/>
              <w14:lightRig w14:rig="threePt" w14:dir="t">
                <w14:rot w14:lat="0" w14:lon="0" w14:rev="0"/>
              </w14:lightRig>
            </w14:scene3d>
          </w:rPr>
          <w:t>4.2.18.9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_Toc417423645 \h</w:instrText>
        </w:r>
        <w:r>
          <w:rPr>
            <w:webHidden/>
          </w:rPr>
          <w:fldChar w:fldCharType="separate"/>
        </w:r>
        <w:r>
          <w:rPr>
            <w:rStyle w:val="IndexLink"/>
            <w:vanish w:val="false"/>
          </w:rPr>
          <w:tab/>
          <w:t>94</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46">
        <w:r>
          <w:rPr>
            <w:webHidden/>
            <w:rStyle w:val="IndexLink"/>
            <w:vanish w:val="false"/>
          </w:rPr>
          <w:t>4.2.19</w:t>
        </w:r>
        <w:r>
          <w:rPr>
            <w:rStyle w:val="IndexLink"/>
            <w:rFonts w:eastAsia="" w:cs="" w:ascii="Calibri" w:hAnsi="Calibri" w:asciiTheme="minorHAnsi" w:cstheme="minorBidi" w:eastAsiaTheme="minorEastAsia" w:hAnsiTheme="minorHAnsi"/>
            <w:sz w:val="22"/>
            <w:szCs w:val="22"/>
            <w:lang w:val="en-US"/>
          </w:rPr>
          <w:tab/>
        </w:r>
        <w:r>
          <w:rPr>
            <w:rStyle w:val="IndexLink"/>
          </w:rPr>
          <w:t>LUT Generation</w:t>
        </w:r>
        <w:r>
          <w:rPr>
            <w:webHidden/>
          </w:rPr>
          <w:fldChar w:fldCharType="begin"/>
        </w:r>
        <w:r>
          <w:rPr>
            <w:webHidden/>
          </w:rPr>
          <w:instrText>PAGEREF _Toc417423646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7">
        <w:r>
          <w:rPr>
            <w:webHidden/>
            <w:rStyle w:val="IndexLink"/>
            <w:vanish w:val="false"/>
            <w14:scene3d>
              <w14:camera w14:prst="orthographicFront"/>
              <w14:lightRig w14:rig="threePt" w14:dir="t">
                <w14:rot w14:lat="0" w14:lon="0" w14:rev="0"/>
              </w14:lightRig>
            </w14:scene3d>
          </w:rPr>
          <w:t>4.2.19.1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_Toc417423647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8">
        <w:r>
          <w:rPr>
            <w:webHidden/>
            <w:rStyle w:val="IndexLink"/>
            <w:vanish w:val="false"/>
            <w14:scene3d>
              <w14:camera w14:prst="orthographicFront"/>
              <w14:lightRig w14:rig="threePt" w14:dir="t">
                <w14:rot w14:lat="0" w14:lon="0" w14:rev="0"/>
              </w14:lightRig>
            </w14:scene3d>
          </w:rPr>
          <w:t>4.2.19.2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_Toc417423648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49">
        <w:r>
          <w:rPr>
            <w:webHidden/>
            <w:rStyle w:val="IndexLink"/>
            <w:vanish w:val="false"/>
            <w14:scene3d>
              <w14:camera w14:prst="orthographicFront"/>
              <w14:lightRig w14:rig="threePt" w14:dir="t">
                <w14:rot w14:lat="0" w14:lon="0" w14:rev="0"/>
              </w14:lightRig>
            </w14:scene3d>
          </w:rPr>
          <w:t>4.2.19.3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_Toc417423649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0">
        <w:r>
          <w:rPr>
            <w:webHidden/>
            <w:rStyle w:val="IndexLink"/>
            <w:vanish w:val="false"/>
            <w14:scene3d>
              <w14:camera w14:prst="orthographicFront"/>
              <w14:lightRig w14:rig="threePt" w14:dir="t">
                <w14:rot w14:lat="0" w14:lon="0" w14:rev="0"/>
              </w14:lightRig>
            </w14:scene3d>
          </w:rPr>
          <w:t>4.2.19.4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_Toc417423650 \h</w:instrText>
        </w:r>
        <w:r>
          <w:rPr>
            <w:webHidden/>
          </w:rPr>
          <w:fldChar w:fldCharType="separate"/>
        </w:r>
        <w:r>
          <w:rPr>
            <w:rStyle w:val="IndexLink"/>
            <w:vanish w:val="false"/>
          </w:rPr>
          <w:tab/>
          <w:t>94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1">
        <w:r>
          <w:rPr>
            <w:webHidden/>
            <w:rStyle w:val="IndexLink"/>
            <w:vanish w:val="false"/>
            <w14:scene3d>
              <w14:camera w14:prst="orthographicFront"/>
              <w14:lightRig w14:rig="threePt" w14:dir="t">
                <w14:rot w14:lat="0" w14:lon="0" w14:rev="0"/>
              </w14:lightRig>
            </w14:scene3d>
          </w:rPr>
          <w:t>4.2.19.5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_Toc417423651 \h</w:instrText>
        </w:r>
        <w:r>
          <w:rPr>
            <w:webHidden/>
          </w:rPr>
          <w:fldChar w:fldCharType="separate"/>
        </w:r>
        <w:r>
          <w:rPr>
            <w:rStyle w:val="IndexLink"/>
            <w:vanish w:val="false"/>
          </w:rPr>
          <w:tab/>
          <w:t>95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2">
        <w:r>
          <w:rPr>
            <w:webHidden/>
            <w:rStyle w:val="IndexLink"/>
            <w:vanish w:val="false"/>
            <w14:scene3d>
              <w14:camera w14:prst="orthographicFront"/>
              <w14:lightRig w14:rig="threePt" w14:dir="t">
                <w14:rot w14:lat="0" w14:lon="0" w14:rev="0"/>
              </w14:lightRig>
            </w14:scene3d>
          </w:rPr>
          <w:t>4.2.19.6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_Toc417423652 \h</w:instrText>
        </w:r>
        <w:r>
          <w:rPr>
            <w:webHidden/>
          </w:rPr>
          <w:fldChar w:fldCharType="separate"/>
        </w:r>
        <w:r>
          <w:rPr>
            <w:rStyle w:val="IndexLink"/>
            <w:vanish w:val="false"/>
          </w:rPr>
          <w:tab/>
          <w:t>95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3">
        <w:r>
          <w:rPr>
            <w:webHidden/>
            <w:rStyle w:val="IndexLink"/>
            <w:vanish w:val="false"/>
            <w14:scene3d>
              <w14:camera w14:prst="orthographicFront"/>
              <w14:lightRig w14:rig="threePt" w14:dir="t">
                <w14:rot w14:lat="0" w14:lon="0" w14:rev="0"/>
              </w14:lightRig>
            </w14:scene3d>
          </w:rPr>
          <w:t>4.2.19.7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_Toc417423653 \h</w:instrText>
        </w:r>
        <w:r>
          <w:rPr>
            <w:webHidden/>
          </w:rPr>
          <w:fldChar w:fldCharType="separate"/>
        </w:r>
        <w:r>
          <w:rPr>
            <w:rStyle w:val="IndexLink"/>
            <w:vanish w:val="false"/>
          </w:rPr>
          <w:tab/>
          <w:t>96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4">
        <w:r>
          <w:rPr>
            <w:webHidden/>
            <w:rStyle w:val="IndexLink"/>
            <w:vanish w:val="false"/>
            <w14:scene3d>
              <w14:camera w14:prst="orthographicFront"/>
              <w14:lightRig w14:rig="threePt" w14:dir="t">
                <w14:rot w14:lat="0" w14:lon="0" w14:rev="0"/>
              </w14:lightRig>
            </w14:scene3d>
          </w:rPr>
          <w:t>4.2.19.8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_Toc417423654 \h</w:instrText>
        </w:r>
        <w:r>
          <w:rPr>
            <w:webHidden/>
          </w:rPr>
          <w:fldChar w:fldCharType="separate"/>
        </w:r>
        <w:r>
          <w:rPr>
            <w:rStyle w:val="IndexLink"/>
            <w:vanish w:val="false"/>
          </w:rPr>
          <w:tab/>
          <w:t>96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5">
        <w:r>
          <w:rPr>
            <w:webHidden/>
            <w:rStyle w:val="IndexLink"/>
            <w:vanish w:val="false"/>
            <w14:scene3d>
              <w14:camera w14:prst="orthographicFront"/>
              <w14:lightRig w14:rig="threePt" w14:dir="t">
                <w14:rot w14:lat="0" w14:lon="0" w14:rev="0"/>
              </w14:lightRig>
            </w14:scene3d>
          </w:rPr>
          <w:t>4.2.19.9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_Toc417423655 \h</w:instrText>
        </w:r>
        <w:r>
          <w:rPr>
            <w:webHidden/>
          </w:rPr>
          <w:fldChar w:fldCharType="separate"/>
        </w:r>
        <w:r>
          <w:rPr>
            <w:rStyle w:val="IndexLink"/>
            <w:vanish w:val="false"/>
          </w:rPr>
          <w:tab/>
          <w:t>96</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56">
        <w:r>
          <w:rPr>
            <w:webHidden/>
            <w:rStyle w:val="IndexLink"/>
            <w:vanish w:val="false"/>
          </w:rPr>
          <w:t>4.2.20</w:t>
        </w:r>
        <w:r>
          <w:rPr>
            <w:rStyle w:val="IndexLink"/>
            <w:rFonts w:eastAsia="" w:cs="" w:ascii="Calibri" w:hAnsi="Calibri" w:asciiTheme="minorHAnsi" w:cstheme="minorBidi" w:eastAsiaTheme="minorEastAsia" w:hAnsiTheme="minorHAnsi"/>
            <w:sz w:val="22"/>
            <w:szCs w:val="22"/>
            <w:lang w:val="en-US"/>
          </w:rPr>
          <w:tab/>
        </w:r>
        <w:r>
          <w:rPr>
            <w:rStyle w:val="IndexLink"/>
          </w:rPr>
          <w:t>Time Series Feature Extraction Module</w:t>
        </w:r>
        <w:r>
          <w:rPr>
            <w:webHidden/>
          </w:rPr>
          <w:fldChar w:fldCharType="begin"/>
        </w:r>
        <w:r>
          <w:rPr>
            <w:webHidden/>
          </w:rPr>
          <w:instrText>PAGEREF _Toc417423656 \h</w:instrText>
        </w:r>
        <w:r>
          <w:rPr>
            <w:webHidden/>
          </w:rPr>
          <w:fldChar w:fldCharType="separate"/>
        </w:r>
        <w:r>
          <w:rPr>
            <w:rStyle w:val="IndexLink"/>
            <w:vanish w:val="false"/>
          </w:rPr>
          <w:tab/>
          <w:t>96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7">
        <w:r>
          <w:rPr>
            <w:webHidden/>
            <w:rStyle w:val="IndexLink"/>
            <w:vanish w:val="false"/>
            <w14:scene3d>
              <w14:camera w14:prst="orthographicFront"/>
              <w14:lightRig w14:rig="threePt" w14:dir="t">
                <w14:rot w14:lat="0" w14:lon="0" w14:rev="0"/>
              </w14:lightRig>
            </w14:scene3d>
          </w:rPr>
          <w:t>4.2.20.1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_Toc417423657 \h</w:instrText>
        </w:r>
        <w:r>
          <w:rPr>
            <w:webHidden/>
          </w:rPr>
          <w:fldChar w:fldCharType="separate"/>
        </w:r>
        <w:r>
          <w:rPr>
            <w:rStyle w:val="IndexLink"/>
            <w:vanish w:val="false"/>
          </w:rPr>
          <w:tab/>
          <w:t>96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8">
        <w:r>
          <w:rPr>
            <w:webHidden/>
            <w:rStyle w:val="IndexLink"/>
            <w:vanish w:val="false"/>
            <w14:scene3d>
              <w14:camera w14:prst="orthographicFront"/>
              <w14:lightRig w14:rig="threePt" w14:dir="t">
                <w14:rot w14:lat="0" w14:lon="0" w14:rev="0"/>
              </w14:lightRig>
            </w14:scene3d>
          </w:rPr>
          <w:t>4.2.20.2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_Toc417423658 \h</w:instrText>
        </w:r>
        <w:r>
          <w:rPr>
            <w:webHidden/>
          </w:rPr>
          <w:fldChar w:fldCharType="separate"/>
        </w:r>
        <w:r>
          <w:rPr>
            <w:rStyle w:val="IndexLink"/>
            <w:vanish w:val="false"/>
          </w:rPr>
          <w:tab/>
          <w:t>96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59">
        <w:r>
          <w:rPr>
            <w:webHidden/>
            <w:rStyle w:val="IndexLink"/>
            <w:vanish w:val="false"/>
            <w14:scene3d>
              <w14:camera w14:prst="orthographicFront"/>
              <w14:lightRig w14:rig="threePt" w14:dir="t">
                <w14:rot w14:lat="0" w14:lon="0" w14:rev="0"/>
              </w14:lightRig>
            </w14:scene3d>
          </w:rPr>
          <w:t>4.2.20.3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_Toc417423659 \h</w:instrText>
        </w:r>
        <w:r>
          <w:rPr>
            <w:webHidden/>
          </w:rPr>
          <w:fldChar w:fldCharType="separate"/>
        </w:r>
        <w:r>
          <w:rPr>
            <w:rStyle w:val="IndexLink"/>
            <w:vanish w:val="false"/>
          </w:rPr>
          <w:tab/>
          <w:t>96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0">
        <w:r>
          <w:rPr>
            <w:webHidden/>
            <w:rStyle w:val="IndexLink"/>
            <w:vanish w:val="false"/>
            <w14:scene3d>
              <w14:camera w14:prst="orthographicFront"/>
              <w14:lightRig w14:rig="threePt" w14:dir="t">
                <w14:rot w14:lat="0" w14:lon="0" w14:rev="0"/>
              </w14:lightRig>
            </w14:scene3d>
          </w:rPr>
          <w:t>4.2.20.4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_Toc417423660 \h</w:instrText>
        </w:r>
        <w:r>
          <w:rPr>
            <w:webHidden/>
          </w:rPr>
          <w:fldChar w:fldCharType="separate"/>
        </w:r>
        <w:r>
          <w:rPr>
            <w:rStyle w:val="IndexLink"/>
            <w:vanish w:val="false"/>
          </w:rPr>
          <w:tab/>
          <w:t>97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1">
        <w:r>
          <w:rPr>
            <w:webHidden/>
            <w:rStyle w:val="IndexLink"/>
            <w:vanish w:val="false"/>
            <w14:scene3d>
              <w14:camera w14:prst="orthographicFront"/>
              <w14:lightRig w14:rig="threePt" w14:dir="t">
                <w14:rot w14:lat="0" w14:lon="0" w14:rev="0"/>
              </w14:lightRig>
            </w14:scene3d>
          </w:rPr>
          <w:t>4.2.20.5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_Toc417423661 \h</w:instrText>
        </w:r>
        <w:r>
          <w:rPr>
            <w:webHidden/>
          </w:rPr>
          <w:fldChar w:fldCharType="separate"/>
        </w:r>
        <w:r>
          <w:rPr>
            <w:rStyle w:val="IndexLink"/>
            <w:vanish w:val="false"/>
          </w:rPr>
          <w:tab/>
          <w:t>98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2">
        <w:r>
          <w:rPr>
            <w:webHidden/>
            <w:rStyle w:val="IndexLink"/>
            <w:vanish w:val="false"/>
            <w14:scene3d>
              <w14:camera w14:prst="orthographicFront"/>
              <w14:lightRig w14:rig="threePt" w14:dir="t">
                <w14:rot w14:lat="0" w14:lon="0" w14:rev="0"/>
              </w14:lightRig>
            </w14:scene3d>
          </w:rPr>
          <w:t>4.2.20.6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_Toc417423662 \h</w:instrText>
        </w:r>
        <w:r>
          <w:rPr>
            <w:webHidden/>
          </w:rPr>
          <w:fldChar w:fldCharType="separate"/>
        </w:r>
        <w:r>
          <w:rPr>
            <w:rStyle w:val="IndexLink"/>
            <w:vanish w:val="false"/>
          </w:rPr>
          <w:tab/>
          <w:t>99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3">
        <w:r>
          <w:rPr>
            <w:webHidden/>
            <w:rStyle w:val="IndexLink"/>
            <w:vanish w:val="false"/>
            <w14:scene3d>
              <w14:camera w14:prst="orthographicFront"/>
              <w14:lightRig w14:rig="threePt" w14:dir="t">
                <w14:rot w14:lat="0" w14:lon="0" w14:rev="0"/>
              </w14:lightRig>
            </w14:scene3d>
          </w:rPr>
          <w:t>4.2.20.7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_Toc417423663 \h</w:instrText>
        </w:r>
        <w:r>
          <w:rPr>
            <w:webHidden/>
          </w:rPr>
          <w:fldChar w:fldCharType="separate"/>
        </w:r>
        <w:r>
          <w:rPr>
            <w:rStyle w:val="IndexLink"/>
            <w:vanish w:val="false"/>
          </w:rPr>
          <w:tab/>
          <w:t>99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4">
        <w:r>
          <w:rPr>
            <w:webHidden/>
            <w:rStyle w:val="IndexLink"/>
            <w:vanish w:val="false"/>
            <w14:scene3d>
              <w14:camera w14:prst="orthographicFront"/>
              <w14:lightRig w14:rig="threePt" w14:dir="t">
                <w14:rot w14:lat="0" w14:lon="0" w14:rev="0"/>
              </w14:lightRig>
            </w14:scene3d>
          </w:rPr>
          <w:t>4.2.20.8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_Toc417423664 \h</w:instrText>
        </w:r>
        <w:r>
          <w:rPr>
            <w:webHidden/>
          </w:rPr>
          <w:fldChar w:fldCharType="separate"/>
        </w:r>
        <w:r>
          <w:rPr>
            <w:rStyle w:val="IndexLink"/>
            <w:vanish w:val="false"/>
          </w:rPr>
          <w:tab/>
          <w:t>99</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65">
        <w:r>
          <w:rPr>
            <w:webHidden/>
            <w:rStyle w:val="IndexLink"/>
            <w:vanish w:val="false"/>
          </w:rPr>
          <w:t>4.2.21</w:t>
        </w:r>
        <w:r>
          <w:rPr>
            <w:rStyle w:val="IndexLink"/>
            <w:rFonts w:eastAsia="" w:cs="" w:ascii="Calibri" w:hAnsi="Calibri" w:asciiTheme="minorHAnsi" w:cstheme="minorBidi" w:eastAsiaTheme="minorEastAsia" w:hAnsiTheme="minorHAnsi"/>
            <w:sz w:val="22"/>
            <w:szCs w:val="22"/>
            <w:lang w:val="en-US"/>
          </w:rPr>
          <w:tab/>
        </w:r>
        <w:r>
          <w:rPr>
            <w:rStyle w:val="IndexLink"/>
          </w:rPr>
          <w:t>Resampling Module</w:t>
        </w:r>
        <w:r>
          <w:rPr>
            <w:webHidden/>
          </w:rPr>
          <w:fldChar w:fldCharType="begin"/>
        </w:r>
        <w:r>
          <w:rPr>
            <w:webHidden/>
          </w:rPr>
          <w:instrText>PAGEREF _Toc417423665 \h</w:instrText>
        </w:r>
        <w:r>
          <w:rPr>
            <w:webHidden/>
          </w:rPr>
          <w:fldChar w:fldCharType="separate"/>
        </w:r>
        <w:r>
          <w:rPr>
            <w:rStyle w:val="IndexLink"/>
            <w:vanish w:val="false"/>
          </w:rPr>
          <w:tab/>
          <w:t>100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6">
        <w:r>
          <w:rPr>
            <w:webHidden/>
            <w:rStyle w:val="IndexLink"/>
            <w:vanish w:val="false"/>
            <w14:scene3d>
              <w14:camera w14:prst="orthographicFront"/>
              <w14:lightRig w14:rig="threePt" w14:dir="t">
                <w14:rot w14:lat="0" w14:lon="0" w14:rev="0"/>
              </w14:lightRig>
            </w14:scene3d>
          </w:rPr>
          <w:t>4.2.21.1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_Toc417423666 \h</w:instrText>
        </w:r>
        <w:r>
          <w:rPr>
            <w:webHidden/>
          </w:rPr>
          <w:fldChar w:fldCharType="separate"/>
        </w:r>
        <w:r>
          <w:rPr>
            <w:rStyle w:val="IndexLink"/>
            <w:vanish w:val="false"/>
          </w:rPr>
          <w:tab/>
          <w:t>100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7">
        <w:r>
          <w:rPr>
            <w:webHidden/>
            <w:rStyle w:val="IndexLink"/>
            <w:vanish w:val="false"/>
            <w14:scene3d>
              <w14:camera w14:prst="orthographicFront"/>
              <w14:lightRig w14:rig="threePt" w14:dir="t">
                <w14:rot w14:lat="0" w14:lon="0" w14:rev="0"/>
              </w14:lightRig>
            </w14:scene3d>
          </w:rPr>
          <w:t>4.2.21.2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_Toc417423667 \h</w:instrText>
        </w:r>
        <w:r>
          <w:rPr>
            <w:webHidden/>
          </w:rPr>
          <w:fldChar w:fldCharType="separate"/>
        </w:r>
        <w:r>
          <w:rPr>
            <w:rStyle w:val="IndexLink"/>
            <w:vanish w:val="false"/>
          </w:rPr>
          <w:tab/>
          <w:t>100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8">
        <w:r>
          <w:rPr>
            <w:webHidden/>
            <w:rStyle w:val="IndexLink"/>
            <w:vanish w:val="false"/>
            <w14:scene3d>
              <w14:camera w14:prst="orthographicFront"/>
              <w14:lightRig w14:rig="threePt" w14:dir="t">
                <w14:rot w14:lat="0" w14:lon="0" w14:rev="0"/>
              </w14:lightRig>
            </w14:scene3d>
          </w:rPr>
          <w:t>4.2.21.3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_Toc417423668 \h</w:instrText>
        </w:r>
        <w:r>
          <w:rPr>
            <w:webHidden/>
          </w:rPr>
          <w:fldChar w:fldCharType="separate"/>
        </w:r>
        <w:r>
          <w:rPr>
            <w:rStyle w:val="IndexLink"/>
            <w:vanish w:val="false"/>
          </w:rPr>
          <w:tab/>
          <w:t>100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69">
        <w:r>
          <w:rPr>
            <w:webHidden/>
            <w:rStyle w:val="IndexLink"/>
            <w:vanish w:val="false"/>
            <w14:scene3d>
              <w14:camera w14:prst="orthographicFront"/>
              <w14:lightRig w14:rig="threePt" w14:dir="t">
                <w14:rot w14:lat="0" w14:lon="0" w14:rev="0"/>
              </w14:lightRig>
            </w14:scene3d>
          </w:rPr>
          <w:t>4.2.21.4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_Toc417423669 \h</w:instrText>
        </w:r>
        <w:r>
          <w:rPr>
            <w:webHidden/>
          </w:rPr>
          <w:fldChar w:fldCharType="separate"/>
        </w:r>
        <w:r>
          <w:rPr>
            <w:rStyle w:val="IndexLink"/>
            <w:vanish w:val="false"/>
          </w:rPr>
          <w:tab/>
          <w:t>100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0">
        <w:r>
          <w:rPr>
            <w:webHidden/>
            <w:rStyle w:val="IndexLink"/>
            <w:vanish w:val="false"/>
            <w14:scene3d>
              <w14:camera w14:prst="orthographicFront"/>
              <w14:lightRig w14:rig="threePt" w14:dir="t">
                <w14:rot w14:lat="0" w14:lon="0" w14:rev="0"/>
              </w14:lightRig>
            </w14:scene3d>
          </w:rPr>
          <w:t>4.2.21.5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_Toc417423670 \h</w:instrText>
        </w:r>
        <w:r>
          <w:rPr>
            <w:webHidden/>
          </w:rPr>
          <w:fldChar w:fldCharType="separate"/>
        </w:r>
        <w:r>
          <w:rPr>
            <w:rStyle w:val="IndexLink"/>
            <w:vanish w:val="false"/>
          </w:rPr>
          <w:tab/>
          <w:t>101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1">
        <w:r>
          <w:rPr>
            <w:webHidden/>
            <w:rStyle w:val="IndexLink"/>
            <w:vanish w:val="false"/>
            <w14:scene3d>
              <w14:camera w14:prst="orthographicFront"/>
              <w14:lightRig w14:rig="threePt" w14:dir="t">
                <w14:rot w14:lat="0" w14:lon="0" w14:rev="0"/>
              </w14:lightRig>
            </w14:scene3d>
          </w:rPr>
          <w:t>4.2.21.6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_Toc417423671 \h</w:instrText>
        </w:r>
        <w:r>
          <w:rPr>
            <w:webHidden/>
          </w:rPr>
          <w:fldChar w:fldCharType="separate"/>
        </w:r>
        <w:r>
          <w:rPr>
            <w:rStyle w:val="IndexLink"/>
            <w:vanish w:val="false"/>
          </w:rPr>
          <w:tab/>
          <w:t>101</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2">
        <w:r>
          <w:rPr>
            <w:webHidden/>
            <w:rStyle w:val="IndexLink"/>
            <w:vanish w:val="false"/>
            <w14:scene3d>
              <w14:camera w14:prst="orthographicFront"/>
              <w14:lightRig w14:rig="threePt" w14:dir="t">
                <w14:rot w14:lat="0" w14:lon="0" w14:rev="0"/>
              </w14:lightRig>
            </w14:scene3d>
          </w:rPr>
          <w:t>4.2.21.7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_Toc417423672 \h</w:instrText>
        </w:r>
        <w:r>
          <w:rPr>
            <w:webHidden/>
          </w:rPr>
          <w:fldChar w:fldCharType="separate"/>
        </w:r>
        <w:r>
          <w:rPr>
            <w:rStyle w:val="IndexLink"/>
            <w:vanish w:val="false"/>
          </w:rPr>
          <w:tab/>
          <w:t>102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3">
        <w:r>
          <w:rPr>
            <w:webHidden/>
            <w:rStyle w:val="IndexLink"/>
            <w:vanish w:val="false"/>
            <w:lang w:val="en-US"/>
            <w14:scene3d>
              <w14:camera w14:prst="orthographicFront"/>
              <w14:lightRig w14:rig="threePt" w14:dir="t">
                <w14:rot w14:lat="0" w14:lon="0" w14:rev="0"/>
              </w14:lightRig>
            </w14:scene3d>
          </w:rPr>
          <w:t>4.2.21.8</w:t>
        </w:r>
        <w:r>
          <w:rPr>
            <w:rStyle w:val="IndexLink"/>
            <w:rFonts w:eastAsia="" w:cs="" w:ascii="Calibri" w:hAnsi="Calibri" w:asciiTheme="minorHAnsi" w:cstheme="minorBidi" w:eastAsiaTheme="minorEastAsia" w:hAnsiTheme="minorHAnsi"/>
            <w:sz w:val="22"/>
            <w:szCs w:val="22"/>
            <w:lang w:val="en-US"/>
          </w:rPr>
          <w:tab/>
        </w:r>
        <w:r>
          <w:rPr>
            <w:rStyle w:val="IndexLink"/>
            <w:lang w:val="en-US"/>
          </w:rPr>
          <w:t>References</w:t>
        </w:r>
        <w:r>
          <w:rPr>
            <w:webHidden/>
          </w:rPr>
          <w:fldChar w:fldCharType="begin"/>
        </w:r>
        <w:r>
          <w:rPr>
            <w:webHidden/>
          </w:rPr>
          <w:instrText>PAGEREF _Toc417423673 \h</w:instrText>
        </w:r>
        <w:r>
          <w:rPr>
            <w:webHidden/>
          </w:rPr>
          <w:fldChar w:fldCharType="separate"/>
        </w:r>
        <w:r>
          <w:rPr>
            <w:rStyle w:val="IndexLink"/>
            <w:vanish w:val="false"/>
          </w:rPr>
          <w:tab/>
          <w:t>102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4">
        <w:r>
          <w:rPr>
            <w:webHidden/>
            <w:rStyle w:val="IndexLink"/>
            <w:vanish w:val="false"/>
            <w14:scene3d>
              <w14:camera w14:prst="orthographicFront"/>
              <w14:lightRig w14:rig="threePt" w14:dir="t">
                <w14:rot w14:lat="0" w14:lon="0" w14:rev="0"/>
              </w14:lightRig>
            </w14:scene3d>
          </w:rPr>
          <w:t>4.2.21.9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_Toc417423674 \h</w:instrText>
        </w:r>
        <w:r>
          <w:rPr>
            <w:webHidden/>
          </w:rPr>
          <w:fldChar w:fldCharType="separate"/>
        </w:r>
        <w:r>
          <w:rPr>
            <w:rStyle w:val="IndexLink"/>
            <w:vanish w:val="false"/>
          </w:rPr>
          <w:tab/>
          <w:t>102</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75">
        <w:r>
          <w:rPr>
            <w:webHidden/>
            <w:rStyle w:val="IndexLink"/>
            <w:vanish w:val="false"/>
          </w:rPr>
          <w:t>4.2.22</w:t>
        </w:r>
        <w:r>
          <w:rPr>
            <w:rStyle w:val="IndexLink"/>
            <w:rFonts w:eastAsia="" w:cs="" w:ascii="Calibri" w:hAnsi="Calibri" w:asciiTheme="minorHAnsi" w:cstheme="minorBidi" w:eastAsiaTheme="minorEastAsia" w:hAnsiTheme="minorHAnsi"/>
            <w:sz w:val="22"/>
            <w:szCs w:val="22"/>
            <w:lang w:val="en-US"/>
          </w:rPr>
          <w:tab/>
        </w:r>
        <w:r>
          <w:rPr>
            <w:rStyle w:val="IndexLink"/>
          </w:rPr>
          <w:t>CropMask Trimming Data Preparation module</w:t>
        </w:r>
        <w:r>
          <w:rPr>
            <w:webHidden/>
          </w:rPr>
          <w:fldChar w:fldCharType="begin"/>
        </w:r>
        <w:r>
          <w:rPr>
            <w:webHidden/>
          </w:rPr>
          <w:instrText>PAGEREF _Toc417423675 \h</w:instrText>
        </w:r>
        <w:r>
          <w:rPr>
            <w:webHidden/>
          </w:rPr>
          <w:fldChar w:fldCharType="separate"/>
        </w:r>
        <w:r>
          <w:rPr>
            <w:rStyle w:val="IndexLink"/>
            <w:vanish w:val="false"/>
          </w:rPr>
          <w:tab/>
          <w:t>102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6">
        <w:r>
          <w:rPr>
            <w:webHidden/>
            <w:rStyle w:val="IndexLink"/>
            <w:vanish w:val="false"/>
            <w14:scene3d>
              <w14:camera w14:prst="orthographicFront"/>
              <w14:lightRig w14:rig="threePt" w14:dir="t">
                <w14:rot w14:lat="0" w14:lon="0" w14:rev="0"/>
              </w14:lightRig>
            </w14:scene3d>
          </w:rPr>
          <w:t>4.2.22.1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_Toc417423676 \h</w:instrText>
        </w:r>
        <w:r>
          <w:rPr>
            <w:webHidden/>
          </w:rPr>
          <w:fldChar w:fldCharType="separate"/>
        </w:r>
        <w:r>
          <w:rPr>
            <w:rStyle w:val="IndexLink"/>
            <w:vanish w:val="false"/>
          </w:rPr>
          <w:tab/>
          <w:t>102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7">
        <w:r>
          <w:rPr>
            <w:webHidden/>
            <w:rStyle w:val="IndexLink"/>
            <w:vanish w:val="false"/>
            <w14:scene3d>
              <w14:camera w14:prst="orthographicFront"/>
              <w14:lightRig w14:rig="threePt" w14:dir="t">
                <w14:rot w14:lat="0" w14:lon="0" w14:rev="0"/>
              </w14:lightRig>
            </w14:scene3d>
          </w:rPr>
          <w:t>4.2.22.2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_Toc417423677 \h</w:instrText>
        </w:r>
        <w:r>
          <w:rPr>
            <w:webHidden/>
          </w:rPr>
          <w:fldChar w:fldCharType="separate"/>
        </w:r>
        <w:r>
          <w:rPr>
            <w:rStyle w:val="IndexLink"/>
            <w:vanish w:val="false"/>
          </w:rPr>
          <w:tab/>
          <w:t>102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8">
        <w:r>
          <w:rPr>
            <w:webHidden/>
            <w:rStyle w:val="IndexLink"/>
            <w:vanish w:val="false"/>
            <w14:scene3d>
              <w14:camera w14:prst="orthographicFront"/>
              <w14:lightRig w14:rig="threePt" w14:dir="t">
                <w14:rot w14:lat="0" w14:lon="0" w14:rev="0"/>
              </w14:lightRig>
            </w14:scene3d>
          </w:rPr>
          <w:t>4.2.22.3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_Toc417423678 \h</w:instrText>
        </w:r>
        <w:r>
          <w:rPr>
            <w:webHidden/>
          </w:rPr>
          <w:fldChar w:fldCharType="separate"/>
        </w:r>
        <w:r>
          <w:rPr>
            <w:rStyle w:val="IndexLink"/>
            <w:vanish w:val="false"/>
          </w:rPr>
          <w:tab/>
          <w:t>102</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79">
        <w:r>
          <w:rPr>
            <w:webHidden/>
            <w:rStyle w:val="IndexLink"/>
            <w:vanish w:val="false"/>
            <w14:scene3d>
              <w14:camera w14:prst="orthographicFront"/>
              <w14:lightRig w14:rig="threePt" w14:dir="t">
                <w14:rot w14:lat="0" w14:lon="0" w14:rev="0"/>
              </w14:lightRig>
            </w14:scene3d>
          </w:rPr>
          <w:t>4.2.22.4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_Toc417423679 \h</w:instrText>
        </w:r>
        <w:r>
          <w:rPr>
            <w:webHidden/>
          </w:rPr>
          <w:fldChar w:fldCharType="separate"/>
        </w:r>
        <w:r>
          <w:rPr>
            <w:rStyle w:val="IndexLink"/>
            <w:vanish w:val="false"/>
          </w:rPr>
          <w:tab/>
          <w:t>103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0">
        <w:r>
          <w:rPr>
            <w:webHidden/>
            <w:rStyle w:val="IndexLink"/>
            <w:vanish w:val="false"/>
            <w14:scene3d>
              <w14:camera w14:prst="orthographicFront"/>
              <w14:lightRig w14:rig="threePt" w14:dir="t">
                <w14:rot w14:lat="0" w14:lon="0" w14:rev="0"/>
              </w14:lightRig>
            </w14:scene3d>
          </w:rPr>
          <w:t>4.2.22.5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_Toc417423680 \h</w:instrText>
        </w:r>
        <w:r>
          <w:rPr>
            <w:webHidden/>
          </w:rPr>
          <w:fldChar w:fldCharType="separate"/>
        </w:r>
        <w:r>
          <w:rPr>
            <w:rStyle w:val="IndexLink"/>
            <w:vanish w:val="false"/>
          </w:rPr>
          <w:tab/>
          <w:t>103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1">
        <w:r>
          <w:rPr>
            <w:webHidden/>
            <w:rStyle w:val="IndexLink"/>
            <w:vanish w:val="false"/>
            <w14:scene3d>
              <w14:camera w14:prst="orthographicFront"/>
              <w14:lightRig w14:rig="threePt" w14:dir="t">
                <w14:rot w14:lat="0" w14:lon="0" w14:rev="0"/>
              </w14:lightRig>
            </w14:scene3d>
          </w:rPr>
          <w:t>4.2.22.6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_Toc417423681 \h</w:instrText>
        </w:r>
        <w:r>
          <w:rPr>
            <w:webHidden/>
          </w:rPr>
          <w:fldChar w:fldCharType="separate"/>
        </w:r>
        <w:r>
          <w:rPr>
            <w:rStyle w:val="IndexLink"/>
            <w:vanish w:val="false"/>
          </w:rPr>
          <w:tab/>
          <w:t>103</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2">
        <w:r>
          <w:rPr>
            <w:webHidden/>
            <w:rStyle w:val="IndexLink"/>
            <w:vanish w:val="false"/>
            <w14:scene3d>
              <w14:camera w14:prst="orthographicFront"/>
              <w14:lightRig w14:rig="threePt" w14:dir="t">
                <w14:rot w14:lat="0" w14:lon="0" w14:rev="0"/>
              </w14:lightRig>
            </w14:scene3d>
          </w:rPr>
          <w:t>4.2.22.7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_Toc417423682 \h</w:instrText>
        </w:r>
        <w:r>
          <w:rPr>
            <w:webHidden/>
          </w:rPr>
          <w:fldChar w:fldCharType="separate"/>
        </w:r>
        <w:r>
          <w:rPr>
            <w:rStyle w:val="IndexLink"/>
            <w:vanish w:val="false"/>
          </w:rPr>
          <w:tab/>
          <w:t>104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3">
        <w:r>
          <w:rPr>
            <w:webHidden/>
            <w:rStyle w:val="IndexLink"/>
            <w:vanish w:val="false"/>
            <w14:scene3d>
              <w14:camera w14:prst="orthographicFront"/>
              <w14:lightRig w14:rig="threePt" w14:dir="t">
                <w14:rot w14:lat="0" w14:lon="0" w14:rev="0"/>
              </w14:lightRig>
            </w14:scene3d>
          </w:rPr>
          <w:t>4.2.22.8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_Toc417423683 \h</w:instrText>
        </w:r>
        <w:r>
          <w:rPr>
            <w:webHidden/>
          </w:rPr>
          <w:fldChar w:fldCharType="separate"/>
        </w:r>
        <w:r>
          <w:rPr>
            <w:rStyle w:val="IndexLink"/>
            <w:vanish w:val="false"/>
          </w:rPr>
          <w:tab/>
          <w:t>104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4">
        <w:r>
          <w:rPr>
            <w:webHidden/>
            <w:rStyle w:val="IndexLink"/>
            <w:vanish w:val="false"/>
            <w14:scene3d>
              <w14:camera w14:prst="orthographicFront"/>
              <w14:lightRig w14:rig="threePt" w14:dir="t">
                <w14:rot w14:lat="0" w14:lon="0" w14:rev="0"/>
              </w14:lightRig>
            </w14:scene3d>
          </w:rPr>
          <w:t>4.2.22.9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_Toc417423684 \h</w:instrText>
        </w:r>
        <w:r>
          <w:rPr>
            <w:webHidden/>
          </w:rPr>
          <w:fldChar w:fldCharType="separate"/>
        </w:r>
        <w:r>
          <w:rPr>
            <w:rStyle w:val="IndexLink"/>
            <w:vanish w:val="false"/>
          </w:rPr>
          <w:tab/>
          <w:t>104</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85">
        <w:r>
          <w:rPr>
            <w:webHidden/>
            <w:rStyle w:val="IndexLink"/>
            <w:vanish w:val="false"/>
          </w:rPr>
          <w:t>4.2.23</w:t>
        </w:r>
        <w:r>
          <w:rPr>
            <w:rStyle w:val="IndexLink"/>
            <w:rFonts w:eastAsia="" w:cs="" w:ascii="Calibri" w:hAnsi="Calibri" w:asciiTheme="minorHAnsi" w:cstheme="minorBidi" w:eastAsiaTheme="minorEastAsia" w:hAnsiTheme="minorHAnsi"/>
            <w:sz w:val="22"/>
            <w:szCs w:val="22"/>
            <w:lang w:val="en-US"/>
          </w:rPr>
          <w:tab/>
        </w:r>
        <w:r>
          <w:rPr>
            <w:rStyle w:val="IndexLink"/>
          </w:rPr>
          <w:t>Reference Map Preparation module</w:t>
        </w:r>
        <w:r>
          <w:rPr>
            <w:webHidden/>
          </w:rPr>
          <w:fldChar w:fldCharType="begin"/>
        </w:r>
        <w:r>
          <w:rPr>
            <w:webHidden/>
          </w:rPr>
          <w:instrText>PAGEREF _Toc417423685 \h</w:instrText>
        </w:r>
        <w:r>
          <w:rPr>
            <w:webHidden/>
          </w:rPr>
          <w:fldChar w:fldCharType="separate"/>
        </w:r>
        <w:r>
          <w:rPr>
            <w:rStyle w:val="IndexLink"/>
            <w:vanish w:val="false"/>
          </w:rPr>
          <w:tab/>
          <w:t>104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6">
        <w:r>
          <w:rPr>
            <w:webHidden/>
            <w:rStyle w:val="IndexLink"/>
            <w:vanish w:val="false"/>
            <w14:scene3d>
              <w14:camera w14:prst="orthographicFront"/>
              <w14:lightRig w14:rig="threePt" w14:dir="t">
                <w14:rot w14:lat="0" w14:lon="0" w14:rev="0"/>
              </w14:lightRig>
            </w14:scene3d>
          </w:rPr>
          <w:t>4.2.23.1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_Toc417423686 \h</w:instrText>
        </w:r>
        <w:r>
          <w:rPr>
            <w:webHidden/>
          </w:rPr>
          <w:fldChar w:fldCharType="separate"/>
        </w:r>
        <w:r>
          <w:rPr>
            <w:rStyle w:val="IndexLink"/>
            <w:vanish w:val="false"/>
          </w:rPr>
          <w:tab/>
          <w:t>104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7">
        <w:r>
          <w:rPr>
            <w:webHidden/>
            <w:rStyle w:val="IndexLink"/>
            <w:vanish w:val="false"/>
            <w14:scene3d>
              <w14:camera w14:prst="orthographicFront"/>
              <w14:lightRig w14:rig="threePt" w14:dir="t">
                <w14:rot w14:lat="0" w14:lon="0" w14:rev="0"/>
              </w14:lightRig>
            </w14:scene3d>
          </w:rPr>
          <w:t>4.2.23.2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_Toc417423687 \h</w:instrText>
        </w:r>
        <w:r>
          <w:rPr>
            <w:webHidden/>
          </w:rPr>
          <w:fldChar w:fldCharType="separate"/>
        </w:r>
        <w:r>
          <w:rPr>
            <w:rStyle w:val="IndexLink"/>
            <w:vanish w:val="false"/>
          </w:rPr>
          <w:tab/>
          <w:t>104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8">
        <w:r>
          <w:rPr>
            <w:webHidden/>
            <w:rStyle w:val="IndexLink"/>
            <w:vanish w:val="false"/>
            <w14:scene3d>
              <w14:camera w14:prst="orthographicFront"/>
              <w14:lightRig w14:rig="threePt" w14:dir="t">
                <w14:rot w14:lat="0" w14:lon="0" w14:rev="0"/>
              </w14:lightRig>
            </w14:scene3d>
          </w:rPr>
          <w:t>4.2.23.3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_Toc417423688 \h</w:instrText>
        </w:r>
        <w:r>
          <w:rPr>
            <w:webHidden/>
          </w:rPr>
          <w:fldChar w:fldCharType="separate"/>
        </w:r>
        <w:r>
          <w:rPr>
            <w:rStyle w:val="IndexLink"/>
            <w:vanish w:val="false"/>
          </w:rPr>
          <w:tab/>
          <w:t>104</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89">
        <w:r>
          <w:rPr>
            <w:webHidden/>
            <w:rStyle w:val="IndexLink"/>
            <w:vanish w:val="false"/>
            <w14:scene3d>
              <w14:camera w14:prst="orthographicFront"/>
              <w14:lightRig w14:rig="threePt" w14:dir="t">
                <w14:rot w14:lat="0" w14:lon="0" w14:rev="0"/>
              </w14:lightRig>
            </w14:scene3d>
          </w:rPr>
          <w:t>4.2.23.4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_Toc417423689 \h</w:instrText>
        </w:r>
        <w:r>
          <w:rPr>
            <w:webHidden/>
          </w:rPr>
          <w:fldChar w:fldCharType="separate"/>
        </w:r>
        <w:r>
          <w:rPr>
            <w:rStyle w:val="IndexLink"/>
            <w:vanish w:val="false"/>
          </w:rPr>
          <w:tab/>
          <w:t>105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0">
        <w:r>
          <w:rPr>
            <w:webHidden/>
            <w:rStyle w:val="IndexLink"/>
            <w:vanish w:val="false"/>
            <w14:scene3d>
              <w14:camera w14:prst="orthographicFront"/>
              <w14:lightRig w14:rig="threePt" w14:dir="t">
                <w14:rot w14:lat="0" w14:lon="0" w14:rev="0"/>
              </w14:lightRig>
            </w14:scene3d>
          </w:rPr>
          <w:t>4.2.23.5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_Toc417423690 \h</w:instrText>
        </w:r>
        <w:r>
          <w:rPr>
            <w:webHidden/>
          </w:rPr>
          <w:fldChar w:fldCharType="separate"/>
        </w:r>
        <w:r>
          <w:rPr>
            <w:rStyle w:val="IndexLink"/>
            <w:vanish w:val="false"/>
          </w:rPr>
          <w:tab/>
          <w:t>105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1">
        <w:r>
          <w:rPr>
            <w:webHidden/>
            <w:rStyle w:val="IndexLink"/>
            <w:vanish w:val="false"/>
            <w14:scene3d>
              <w14:camera w14:prst="orthographicFront"/>
              <w14:lightRig w14:rig="threePt" w14:dir="t">
                <w14:rot w14:lat="0" w14:lon="0" w14:rev="0"/>
              </w14:lightRig>
            </w14:scene3d>
          </w:rPr>
          <w:t>4.2.23.6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_Toc417423691 \h</w:instrText>
        </w:r>
        <w:r>
          <w:rPr>
            <w:webHidden/>
          </w:rPr>
          <w:fldChar w:fldCharType="separate"/>
        </w:r>
        <w:r>
          <w:rPr>
            <w:rStyle w:val="IndexLink"/>
            <w:vanish w:val="false"/>
          </w:rPr>
          <w:tab/>
          <w:t>105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2">
        <w:r>
          <w:rPr>
            <w:webHidden/>
            <w:rStyle w:val="IndexLink"/>
            <w:vanish w:val="false"/>
            <w14:scene3d>
              <w14:camera w14:prst="orthographicFront"/>
              <w14:lightRig w14:rig="threePt" w14:dir="t">
                <w14:rot w14:lat="0" w14:lon="0" w14:rev="0"/>
              </w14:lightRig>
            </w14:scene3d>
          </w:rPr>
          <w:t>4.2.23.7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_Toc417423692 \h</w:instrText>
        </w:r>
        <w:r>
          <w:rPr>
            <w:webHidden/>
          </w:rPr>
          <w:fldChar w:fldCharType="separate"/>
        </w:r>
        <w:r>
          <w:rPr>
            <w:rStyle w:val="IndexLink"/>
            <w:vanish w:val="false"/>
          </w:rPr>
          <w:tab/>
          <w:t>105</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3">
        <w:r>
          <w:rPr>
            <w:webHidden/>
            <w:rStyle w:val="IndexLink"/>
            <w:vanish w:val="false"/>
            <w14:scene3d>
              <w14:camera w14:prst="orthographicFront"/>
              <w14:lightRig w14:rig="threePt" w14:dir="t">
                <w14:rot w14:lat="0" w14:lon="0" w14:rev="0"/>
              </w14:lightRig>
            </w14:scene3d>
          </w:rPr>
          <w:t>4.2.23.8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_Toc417423693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4">
        <w:r>
          <w:rPr>
            <w:webHidden/>
            <w:rStyle w:val="IndexLink"/>
            <w:vanish w:val="false"/>
            <w14:scene3d>
              <w14:camera w14:prst="orthographicFront"/>
              <w14:lightRig w14:rig="threePt" w14:dir="t">
                <w14:rot w14:lat="0" w14:lon="0" w14:rev="0"/>
              </w14:lightRig>
            </w14:scene3d>
          </w:rPr>
          <w:t>4.2.23.9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_Toc417423694 \h</w:instrText>
        </w:r>
        <w:r>
          <w:rPr>
            <w:webHidden/>
          </w:rPr>
          <w:fldChar w:fldCharType="separate"/>
        </w:r>
        <w:r>
          <w:rPr>
            <w:rStyle w:val="IndexLink"/>
            <w:vanish w:val="false"/>
          </w:rPr>
          <w:tab/>
          <w:t>106</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695">
        <w:r>
          <w:rPr>
            <w:webHidden/>
            <w:rStyle w:val="IndexLink"/>
            <w:vanish w:val="false"/>
          </w:rPr>
          <w:t>4.2.24</w:t>
        </w:r>
        <w:r>
          <w:rPr>
            <w:rStyle w:val="IndexLink"/>
            <w:rFonts w:eastAsia="" w:cs="" w:ascii="Calibri" w:hAnsi="Calibri" w:asciiTheme="minorHAnsi" w:cstheme="minorBidi" w:eastAsiaTheme="minorEastAsia" w:hAnsiTheme="minorHAnsi"/>
            <w:sz w:val="22"/>
            <w:szCs w:val="22"/>
            <w:lang w:val="en-US"/>
          </w:rPr>
          <w:tab/>
        </w:r>
        <w:r>
          <w:rPr>
            <w:rStyle w:val="IndexLink"/>
          </w:rPr>
          <w:t>Trimming module</w:t>
        </w:r>
        <w:r>
          <w:rPr>
            <w:webHidden/>
          </w:rPr>
          <w:fldChar w:fldCharType="begin"/>
        </w:r>
        <w:r>
          <w:rPr>
            <w:webHidden/>
          </w:rPr>
          <w:instrText>PAGEREF _Toc417423695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6">
        <w:r>
          <w:rPr>
            <w:webHidden/>
            <w:rStyle w:val="IndexLink"/>
            <w:vanish w:val="false"/>
            <w14:scene3d>
              <w14:camera w14:prst="orthographicFront"/>
              <w14:lightRig w14:rig="threePt" w14:dir="t">
                <w14:rot w14:lat="0" w14:lon="0" w14:rev="0"/>
              </w14:lightRig>
            </w14:scene3d>
          </w:rPr>
          <w:t>4.2.24.1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_Toc417423696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7">
        <w:r>
          <w:rPr>
            <w:webHidden/>
            <w:rStyle w:val="IndexLink"/>
            <w:vanish w:val="false"/>
            <w14:scene3d>
              <w14:camera w14:prst="orthographicFront"/>
              <w14:lightRig w14:rig="threePt" w14:dir="t">
                <w14:rot w14:lat="0" w14:lon="0" w14:rev="0"/>
              </w14:lightRig>
            </w14:scene3d>
          </w:rPr>
          <w:t>4.2.24.2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_Toc417423697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8">
        <w:r>
          <w:rPr>
            <w:webHidden/>
            <w:rStyle w:val="IndexLink"/>
            <w:vanish w:val="false"/>
            <w14:scene3d>
              <w14:camera w14:prst="orthographicFront"/>
              <w14:lightRig w14:rig="threePt" w14:dir="t">
                <w14:rot w14:lat="0" w14:lon="0" w14:rev="0"/>
              </w14:lightRig>
            </w14:scene3d>
          </w:rPr>
          <w:t>4.2.24.3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_Toc417423698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699">
        <w:r>
          <w:rPr>
            <w:webHidden/>
            <w:rStyle w:val="IndexLink"/>
            <w:vanish w:val="false"/>
            <w14:scene3d>
              <w14:camera w14:prst="orthographicFront"/>
              <w14:lightRig w14:rig="threePt" w14:dir="t">
                <w14:rot w14:lat="0" w14:lon="0" w14:rev="0"/>
              </w14:lightRig>
            </w14:scene3d>
          </w:rPr>
          <w:t>4.2.24.4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_Toc417423699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0">
        <w:r>
          <w:rPr>
            <w:webHidden/>
            <w:rStyle w:val="IndexLink"/>
            <w:vanish w:val="false"/>
            <w14:scene3d>
              <w14:camera w14:prst="orthographicFront"/>
              <w14:lightRig w14:rig="threePt" w14:dir="t">
                <w14:rot w14:lat="0" w14:lon="0" w14:rev="0"/>
              </w14:lightRig>
            </w14:scene3d>
          </w:rPr>
          <w:t>4.2.24.5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_Toc417423700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1">
        <w:r>
          <w:rPr>
            <w:webHidden/>
            <w:rStyle w:val="IndexLink"/>
            <w:vanish w:val="false"/>
            <w14:scene3d>
              <w14:camera w14:prst="orthographicFront"/>
              <w14:lightRig w14:rig="threePt" w14:dir="t">
                <w14:rot w14:lat="0" w14:lon="0" w14:rev="0"/>
              </w14:lightRig>
            </w14:scene3d>
          </w:rPr>
          <w:t>4.2.24.6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_Toc417423701 \h</w:instrText>
        </w:r>
        <w:r>
          <w:rPr>
            <w:webHidden/>
          </w:rPr>
          <w:fldChar w:fldCharType="separate"/>
        </w:r>
        <w:r>
          <w:rPr>
            <w:rStyle w:val="IndexLink"/>
            <w:vanish w:val="false"/>
          </w:rPr>
          <w:tab/>
          <w:t>106</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2">
        <w:r>
          <w:rPr>
            <w:webHidden/>
            <w:rStyle w:val="IndexLink"/>
            <w:vanish w:val="false"/>
            <w14:scene3d>
              <w14:camera w14:prst="orthographicFront"/>
              <w14:lightRig w14:rig="threePt" w14:dir="t">
                <w14:rot w14:lat="0" w14:lon="0" w14:rev="0"/>
              </w14:lightRig>
            </w14:scene3d>
          </w:rPr>
          <w:t>4.2.24.7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_Toc417423702 \h</w:instrText>
        </w:r>
        <w:r>
          <w:rPr>
            <w:webHidden/>
          </w:rPr>
          <w:fldChar w:fldCharType="separate"/>
        </w:r>
        <w:r>
          <w:rPr>
            <w:rStyle w:val="IndexLink"/>
            <w:vanish w:val="false"/>
          </w:rPr>
          <w:tab/>
          <w:t>107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3">
        <w:r>
          <w:rPr>
            <w:webHidden/>
            <w:rStyle w:val="IndexLink"/>
            <w:vanish w:val="false"/>
            <w14:scene3d>
              <w14:camera w14:prst="orthographicFront"/>
              <w14:lightRig w14:rig="threePt" w14:dir="t">
                <w14:rot w14:lat="0" w14:lon="0" w14:rev="0"/>
              </w14:lightRig>
            </w14:scene3d>
          </w:rPr>
          <w:t>4.2.24.8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_Toc417423703 \h</w:instrText>
        </w:r>
        <w:r>
          <w:rPr>
            <w:webHidden/>
          </w:rPr>
          <w:fldChar w:fldCharType="separate"/>
        </w:r>
        <w:r>
          <w:rPr>
            <w:rStyle w:val="IndexLink"/>
            <w:vanish w:val="false"/>
          </w:rPr>
          <w:tab/>
          <w:t>107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4">
        <w:r>
          <w:rPr>
            <w:webHidden/>
            <w:rStyle w:val="IndexLink"/>
            <w:vanish w:val="false"/>
            <w14:scene3d>
              <w14:camera w14:prst="orthographicFront"/>
              <w14:lightRig w14:rig="threePt" w14:dir="t">
                <w14:rot w14:lat="0" w14:lon="0" w14:rev="0"/>
              </w14:lightRig>
            </w14:scene3d>
          </w:rPr>
          <w:t>4.2.24.9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_Toc417423704 \h</w:instrText>
        </w:r>
        <w:r>
          <w:rPr>
            <w:webHidden/>
          </w:rPr>
          <w:fldChar w:fldCharType="separate"/>
        </w:r>
        <w:r>
          <w:rPr>
            <w:rStyle w:val="IndexLink"/>
            <w:vanish w:val="false"/>
          </w:rPr>
          <w:tab/>
          <w:t>107</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705">
        <w:r>
          <w:rPr>
            <w:webHidden/>
            <w:rStyle w:val="IndexLink"/>
            <w:vanish w:val="false"/>
          </w:rPr>
          <w:t>4.2.25</w:t>
        </w:r>
        <w:r>
          <w:rPr>
            <w:rStyle w:val="IndexLink"/>
            <w:rFonts w:eastAsia="" w:cs="" w:ascii="Calibri" w:hAnsi="Calibri" w:asciiTheme="minorHAnsi" w:cstheme="minorBidi" w:eastAsiaTheme="minorEastAsia" w:hAnsiTheme="minorHAnsi"/>
            <w:sz w:val="22"/>
            <w:szCs w:val="22"/>
            <w:lang w:val="en-US"/>
          </w:rPr>
          <w:tab/>
        </w:r>
        <w:r>
          <w:rPr>
            <w:rStyle w:val="IndexLink"/>
          </w:rPr>
          <w:t>Temporal resampling module</w:t>
        </w:r>
        <w:r>
          <w:rPr>
            <w:webHidden/>
          </w:rPr>
          <w:fldChar w:fldCharType="begin"/>
        </w:r>
        <w:r>
          <w:rPr>
            <w:webHidden/>
          </w:rPr>
          <w:instrText>PAGEREF _Toc417423705 \h</w:instrText>
        </w:r>
        <w:r>
          <w:rPr>
            <w:webHidden/>
          </w:rPr>
          <w:fldChar w:fldCharType="separate"/>
        </w:r>
        <w:r>
          <w:rPr>
            <w:rStyle w:val="IndexLink"/>
            <w:vanish w:val="false"/>
          </w:rPr>
          <w:tab/>
          <w:t>107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6">
        <w:r>
          <w:rPr>
            <w:webHidden/>
            <w:rStyle w:val="IndexLink"/>
            <w:vanish w:val="false"/>
            <w14:scene3d>
              <w14:camera w14:prst="orthographicFront"/>
              <w14:lightRig w14:rig="threePt" w14:dir="t">
                <w14:rot w14:lat="0" w14:lon="0" w14:rev="0"/>
              </w14:lightRig>
            </w14:scene3d>
          </w:rPr>
          <w:t>4.2.25.1</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Type</w:t>
        </w:r>
        <w:r>
          <w:rPr>
            <w:webHidden/>
          </w:rPr>
          <w:fldChar w:fldCharType="begin"/>
        </w:r>
        <w:r>
          <w:rPr>
            <w:webHidden/>
          </w:rPr>
          <w:instrText>PAGEREF _Toc417423706 \h</w:instrText>
        </w:r>
        <w:r>
          <w:rPr>
            <w:webHidden/>
          </w:rPr>
          <w:fldChar w:fldCharType="separate"/>
        </w:r>
        <w:r>
          <w:rPr>
            <w:rStyle w:val="IndexLink"/>
            <w:vanish w:val="false"/>
          </w:rPr>
          <w:tab/>
          <w:t>107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7">
        <w:r>
          <w:rPr>
            <w:webHidden/>
            <w:rStyle w:val="IndexLink"/>
            <w:vanish w:val="false"/>
            <w14:scene3d>
              <w14:camera w14:prst="orthographicFront"/>
              <w14:lightRig w14:rig="threePt" w14:dir="t">
                <w14:rot w14:lat="0" w14:lon="0" w14:rev="0"/>
              </w14:lightRig>
            </w14:scene3d>
          </w:rPr>
          <w:t>4.2.25.2</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Purpose</w:t>
        </w:r>
        <w:r>
          <w:rPr>
            <w:webHidden/>
          </w:rPr>
          <w:fldChar w:fldCharType="begin"/>
        </w:r>
        <w:r>
          <w:rPr>
            <w:webHidden/>
          </w:rPr>
          <w:instrText>PAGEREF _Toc417423707 \h</w:instrText>
        </w:r>
        <w:r>
          <w:rPr>
            <w:webHidden/>
          </w:rPr>
          <w:fldChar w:fldCharType="separate"/>
        </w:r>
        <w:r>
          <w:rPr>
            <w:rStyle w:val="IndexLink"/>
            <w:vanish w:val="false"/>
          </w:rPr>
          <w:tab/>
          <w:t>107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8">
        <w:r>
          <w:rPr>
            <w:webHidden/>
            <w:rStyle w:val="IndexLink"/>
            <w:vanish w:val="false"/>
            <w14:scene3d>
              <w14:camera w14:prst="orthographicFront"/>
              <w14:lightRig w14:rig="threePt" w14:dir="t">
                <w14:rot w14:lat="0" w14:lon="0" w14:rev="0"/>
              </w14:lightRig>
            </w14:scene3d>
          </w:rPr>
          <w:t>4.2.25.3</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Function</w:t>
        </w:r>
        <w:r>
          <w:rPr>
            <w:webHidden/>
          </w:rPr>
          <w:fldChar w:fldCharType="begin"/>
        </w:r>
        <w:r>
          <w:rPr>
            <w:webHidden/>
          </w:rPr>
          <w:instrText>PAGEREF _Toc417423708 \h</w:instrText>
        </w:r>
        <w:r>
          <w:rPr>
            <w:webHidden/>
          </w:rPr>
          <w:fldChar w:fldCharType="separate"/>
        </w:r>
        <w:r>
          <w:rPr>
            <w:rStyle w:val="IndexLink"/>
            <w:vanish w:val="false"/>
          </w:rPr>
          <w:tab/>
          <w:t>107</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09">
        <w:r>
          <w:rPr>
            <w:webHidden/>
            <w:rStyle w:val="IndexLink"/>
            <w:vanish w:val="false"/>
            <w14:scene3d>
              <w14:camera w14:prst="orthographicFront"/>
              <w14:lightRig w14:rig="threePt" w14:dir="t">
                <w14:rot w14:lat="0" w14:lon="0" w14:rev="0"/>
              </w14:lightRig>
            </w14:scene3d>
          </w:rPr>
          <w:t>4.2.25.4</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Subordinates</w:t>
        </w:r>
        <w:r>
          <w:rPr>
            <w:webHidden/>
          </w:rPr>
          <w:fldChar w:fldCharType="begin"/>
        </w:r>
        <w:r>
          <w:rPr>
            <w:webHidden/>
          </w:rPr>
          <w:instrText>PAGEREF _Toc417423709 \h</w:instrText>
        </w:r>
        <w:r>
          <w:rPr>
            <w:webHidden/>
          </w:rPr>
          <w:fldChar w:fldCharType="separate"/>
        </w:r>
        <w:r>
          <w:rPr>
            <w:rStyle w:val="IndexLink"/>
            <w:vanish w:val="false"/>
          </w:rPr>
          <w:tab/>
          <w:t>108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0">
        <w:r>
          <w:rPr>
            <w:webHidden/>
            <w:rStyle w:val="IndexLink"/>
            <w:vanish w:val="false"/>
            <w14:scene3d>
              <w14:camera w14:prst="orthographicFront"/>
              <w14:lightRig w14:rig="threePt" w14:dir="t">
                <w14:rot w14:lat="0" w14:lon="0" w14:rev="0"/>
              </w14:lightRig>
            </w14:scene3d>
          </w:rPr>
          <w:t>4.2.25.5</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Dependencies</w:t>
        </w:r>
        <w:r>
          <w:rPr>
            <w:webHidden/>
          </w:rPr>
          <w:fldChar w:fldCharType="begin"/>
        </w:r>
        <w:r>
          <w:rPr>
            <w:webHidden/>
          </w:rPr>
          <w:instrText>PAGEREF _Toc417423710 \h</w:instrText>
        </w:r>
        <w:r>
          <w:rPr>
            <w:webHidden/>
          </w:rPr>
          <w:fldChar w:fldCharType="separate"/>
        </w:r>
        <w:r>
          <w:rPr>
            <w:rStyle w:val="IndexLink"/>
            <w:vanish w:val="false"/>
          </w:rPr>
          <w:tab/>
          <w:t>108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1">
        <w:r>
          <w:rPr>
            <w:webHidden/>
            <w:rStyle w:val="IndexLink"/>
            <w:vanish w:val="false"/>
            <w14:scene3d>
              <w14:camera w14:prst="orthographicFront"/>
              <w14:lightRig w14:rig="threePt" w14:dir="t">
                <w14:rot w14:lat="0" w14:lon="0" w14:rev="0"/>
              </w14:lightRig>
            </w14:scene3d>
          </w:rPr>
          <w:t>4.2.25.6</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Interfaces</w:t>
        </w:r>
        <w:r>
          <w:rPr>
            <w:webHidden/>
          </w:rPr>
          <w:fldChar w:fldCharType="begin"/>
        </w:r>
        <w:r>
          <w:rPr>
            <w:webHidden/>
          </w:rPr>
          <w:instrText>PAGEREF _Toc417423711 \h</w:instrText>
        </w:r>
        <w:r>
          <w:rPr>
            <w:webHidden/>
          </w:rPr>
          <w:fldChar w:fldCharType="separate"/>
        </w:r>
        <w:r>
          <w:rPr>
            <w:rStyle w:val="IndexLink"/>
            <w:vanish w:val="false"/>
          </w:rPr>
          <w:tab/>
          <w:t>108</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2">
        <w:r>
          <w:rPr>
            <w:webHidden/>
            <w:rStyle w:val="IndexLink"/>
            <w:vanish w:val="false"/>
            <w14:scene3d>
              <w14:camera w14:prst="orthographicFront"/>
              <w14:lightRig w14:rig="threePt" w14:dir="t">
                <w14:rot w14:lat="0" w14:lon="0" w14:rev="0"/>
              </w14:lightRig>
            </w14:scene3d>
          </w:rPr>
          <w:t>4.2.25.7</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Resources</w:t>
        </w:r>
        <w:r>
          <w:rPr>
            <w:webHidden/>
          </w:rPr>
          <w:fldChar w:fldCharType="begin"/>
        </w:r>
        <w:r>
          <w:rPr>
            <w:webHidden/>
          </w:rPr>
          <w:instrText>PAGEREF _Toc417423712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3">
        <w:r>
          <w:rPr>
            <w:webHidden/>
            <w:rStyle w:val="IndexLink"/>
            <w:vanish w:val="false"/>
            <w14:scene3d>
              <w14:camera w14:prst="orthographicFront"/>
              <w14:lightRig w14:rig="threePt" w14:dir="t">
                <w14:rot w14:lat="0" w14:lon="0" w14:rev="0"/>
              </w14:lightRig>
            </w14:scene3d>
          </w:rPr>
          <w:t>4.2.25.8</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References</w:t>
        </w:r>
        <w:r>
          <w:rPr>
            <w:webHidden/>
          </w:rPr>
          <w:fldChar w:fldCharType="begin"/>
        </w:r>
        <w:r>
          <w:rPr>
            <w:webHidden/>
          </w:rPr>
          <w:instrText>PAGEREF _Toc417423713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4">
        <w:r>
          <w:rPr>
            <w:webHidden/>
            <w:rStyle w:val="IndexLink"/>
            <w:vanish w:val="false"/>
            <w14:scene3d>
              <w14:camera w14:prst="orthographicFront"/>
              <w14:lightRig w14:rig="threePt" w14:dir="t">
                <w14:rot w14:lat="0" w14:lon="0" w14:rev="0"/>
              </w14:lightRig>
            </w14:scene3d>
          </w:rPr>
          <w:t>4.2.25.9</w:t>
        </w:r>
        <w:r>
          <w:rPr>
            <w:rStyle w:val="IndexLink"/>
            <w:rFonts w:eastAsia="" w:cs="" w:ascii="Calibri" w:hAnsi="Calibri" w:asciiTheme="minorHAnsi" w:cstheme="minorBidi" w:eastAsiaTheme="minorEastAsia" w:hAnsiTheme="minorHAnsi"/>
            <w:sz w:val="22"/>
            <w:szCs w:val="22"/>
            <w:lang w:val="en-US"/>
          </w:rPr>
          <w:tab/>
        </w:r>
        <w:r>
          <w:rPr>
            <w:rStyle w:val="IndexLink"/>
            <w:rFonts w:cs="Arial"/>
          </w:rPr>
          <w:t>Data</w:t>
        </w:r>
        <w:r>
          <w:rPr>
            <w:webHidden/>
          </w:rPr>
          <w:fldChar w:fldCharType="begin"/>
        </w:r>
        <w:r>
          <w:rPr>
            <w:webHidden/>
          </w:rPr>
          <w:instrText>PAGEREF _Toc417423714 \h</w:instrText>
        </w:r>
        <w:r>
          <w:rPr>
            <w:webHidden/>
          </w:rPr>
          <w:fldChar w:fldCharType="separate"/>
        </w:r>
        <w:r>
          <w:rPr>
            <w:rStyle w:val="IndexLink"/>
            <w:vanish w:val="false"/>
          </w:rPr>
          <w:tab/>
          <w:t>109</w:t>
        </w:r>
        <w:r>
          <w:rPr>
            <w:webHidden/>
          </w:rPr>
          <w:fldChar w:fldCharType="end"/>
        </w:r>
      </w:hyperlink>
    </w:p>
    <w:p>
      <w:pPr>
        <w:pStyle w:val="Contents3"/>
        <w:tabs>
          <w:tab w:val="left" w:pos="1320" w:leader="none"/>
          <w:tab w:val="right" w:pos="9074" w:leader="dot"/>
        </w:tabs>
        <w:rPr>
          <w:rFonts w:ascii="Calibri" w:hAnsi="Calibri" w:eastAsia="" w:cs="" w:asciiTheme="minorHAnsi" w:cstheme="minorBidi" w:eastAsiaTheme="minorEastAsia" w:hAnsiTheme="minorHAnsi"/>
          <w:sz w:val="22"/>
          <w:szCs w:val="22"/>
          <w:lang w:val="en-US"/>
        </w:rPr>
      </w:pPr>
      <w:hyperlink w:anchor="_Toc417423715">
        <w:r>
          <w:rPr>
            <w:webHidden/>
            <w:rStyle w:val="IndexLink"/>
            <w:vanish w:val="false"/>
          </w:rPr>
          <w:t>4.2.26</w:t>
        </w:r>
        <w:r>
          <w:rPr>
            <w:rStyle w:val="IndexLink"/>
            <w:rFonts w:eastAsia="" w:cs="" w:ascii="Calibri" w:hAnsi="Calibri" w:asciiTheme="minorHAnsi" w:cstheme="minorBidi" w:eastAsiaTheme="minorEastAsia" w:hAnsiTheme="minorHAnsi"/>
            <w:sz w:val="22"/>
            <w:szCs w:val="22"/>
            <w:lang w:val="en-US"/>
          </w:rPr>
          <w:tab/>
        </w:r>
        <w:r>
          <w:rPr>
            <w:rStyle w:val="IndexLink"/>
          </w:rPr>
          <w:t>Crop mask post filtering module</w:t>
        </w:r>
        <w:r>
          <w:rPr>
            <w:webHidden/>
          </w:rPr>
          <w:fldChar w:fldCharType="begin"/>
        </w:r>
        <w:r>
          <w:rPr>
            <w:webHidden/>
          </w:rPr>
          <w:instrText>PAGEREF _Toc417423715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6">
        <w:r>
          <w:rPr>
            <w:webHidden/>
            <w:rStyle w:val="IndexLink"/>
            <w:vanish w:val="false"/>
            <w14:scene3d>
              <w14:camera w14:prst="orthographicFront"/>
              <w14:lightRig w14:rig="threePt" w14:dir="t">
                <w14:rot w14:lat="0" w14:lon="0" w14:rev="0"/>
              </w14:lightRig>
            </w14:scene3d>
          </w:rPr>
          <w:t>4.2.26.1</w:t>
        </w:r>
        <w:r>
          <w:rPr>
            <w:rStyle w:val="IndexLink"/>
            <w:rFonts w:eastAsia="" w:cs="" w:ascii="Calibri" w:hAnsi="Calibri" w:asciiTheme="minorHAnsi" w:cstheme="minorBidi" w:eastAsiaTheme="minorEastAsia" w:hAnsiTheme="minorHAnsi"/>
            <w:sz w:val="22"/>
            <w:szCs w:val="22"/>
            <w:lang w:val="en-US"/>
          </w:rPr>
          <w:tab/>
        </w:r>
        <w:r>
          <w:rPr>
            <w:rStyle w:val="IndexLink"/>
          </w:rPr>
          <w:t>Type</w:t>
        </w:r>
        <w:r>
          <w:rPr>
            <w:webHidden/>
          </w:rPr>
          <w:fldChar w:fldCharType="begin"/>
        </w:r>
        <w:r>
          <w:rPr>
            <w:webHidden/>
          </w:rPr>
          <w:instrText>PAGEREF _Toc417423716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7">
        <w:r>
          <w:rPr>
            <w:webHidden/>
            <w:rStyle w:val="IndexLink"/>
            <w:vanish w:val="false"/>
            <w14:scene3d>
              <w14:camera w14:prst="orthographicFront"/>
              <w14:lightRig w14:rig="threePt" w14:dir="t">
                <w14:rot w14:lat="0" w14:lon="0" w14:rev="0"/>
              </w14:lightRig>
            </w14:scene3d>
          </w:rPr>
          <w:t>4.2.26.2</w:t>
        </w:r>
        <w:r>
          <w:rPr>
            <w:rStyle w:val="IndexLink"/>
            <w:rFonts w:eastAsia="" w:cs="" w:ascii="Calibri" w:hAnsi="Calibri" w:asciiTheme="minorHAnsi" w:cstheme="minorBidi" w:eastAsiaTheme="minorEastAsia" w:hAnsiTheme="minorHAnsi"/>
            <w:sz w:val="22"/>
            <w:szCs w:val="22"/>
            <w:lang w:val="en-US"/>
          </w:rPr>
          <w:tab/>
        </w:r>
        <w:r>
          <w:rPr>
            <w:rStyle w:val="IndexLink"/>
          </w:rPr>
          <w:t>Purpose</w:t>
        </w:r>
        <w:r>
          <w:rPr>
            <w:webHidden/>
          </w:rPr>
          <w:fldChar w:fldCharType="begin"/>
        </w:r>
        <w:r>
          <w:rPr>
            <w:webHidden/>
          </w:rPr>
          <w:instrText>PAGEREF _Toc417423717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8">
        <w:r>
          <w:rPr>
            <w:webHidden/>
            <w:rStyle w:val="IndexLink"/>
            <w:vanish w:val="false"/>
            <w14:scene3d>
              <w14:camera w14:prst="orthographicFront"/>
              <w14:lightRig w14:rig="threePt" w14:dir="t">
                <w14:rot w14:lat="0" w14:lon="0" w14:rev="0"/>
              </w14:lightRig>
            </w14:scene3d>
          </w:rPr>
          <w:t>4.2.26.3</w:t>
        </w:r>
        <w:r>
          <w:rPr>
            <w:rStyle w:val="IndexLink"/>
            <w:rFonts w:eastAsia="" w:cs="" w:ascii="Calibri" w:hAnsi="Calibri" w:asciiTheme="minorHAnsi" w:cstheme="minorBidi" w:eastAsiaTheme="minorEastAsia" w:hAnsiTheme="minorHAnsi"/>
            <w:sz w:val="22"/>
            <w:szCs w:val="22"/>
            <w:lang w:val="en-US"/>
          </w:rPr>
          <w:tab/>
        </w:r>
        <w:r>
          <w:rPr>
            <w:rStyle w:val="IndexLink"/>
          </w:rPr>
          <w:t>Function</w:t>
        </w:r>
        <w:r>
          <w:rPr>
            <w:webHidden/>
          </w:rPr>
          <w:fldChar w:fldCharType="begin"/>
        </w:r>
        <w:r>
          <w:rPr>
            <w:webHidden/>
          </w:rPr>
          <w:instrText>PAGEREF _Toc417423718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19">
        <w:r>
          <w:rPr>
            <w:webHidden/>
            <w:rStyle w:val="IndexLink"/>
            <w:vanish w:val="false"/>
            <w14:scene3d>
              <w14:camera w14:prst="orthographicFront"/>
              <w14:lightRig w14:rig="threePt" w14:dir="t">
                <w14:rot w14:lat="0" w14:lon="0" w14:rev="0"/>
              </w14:lightRig>
            </w14:scene3d>
          </w:rPr>
          <w:t>4.2.26.4</w:t>
        </w:r>
        <w:r>
          <w:rPr>
            <w:rStyle w:val="IndexLink"/>
            <w:rFonts w:eastAsia="" w:cs="" w:ascii="Calibri" w:hAnsi="Calibri" w:asciiTheme="minorHAnsi" w:cstheme="minorBidi" w:eastAsiaTheme="minorEastAsia" w:hAnsiTheme="minorHAnsi"/>
            <w:sz w:val="22"/>
            <w:szCs w:val="22"/>
            <w:lang w:val="en-US"/>
          </w:rPr>
          <w:tab/>
        </w:r>
        <w:r>
          <w:rPr>
            <w:rStyle w:val="IndexLink"/>
          </w:rPr>
          <w:t>Subordinates</w:t>
        </w:r>
        <w:r>
          <w:rPr>
            <w:webHidden/>
          </w:rPr>
          <w:fldChar w:fldCharType="begin"/>
        </w:r>
        <w:r>
          <w:rPr>
            <w:webHidden/>
          </w:rPr>
          <w:instrText>PAGEREF _Toc417423719 \h</w:instrText>
        </w:r>
        <w:r>
          <w:rPr>
            <w:webHidden/>
          </w:rPr>
          <w:fldChar w:fldCharType="separate"/>
        </w:r>
        <w:r>
          <w:rPr>
            <w:rStyle w:val="IndexLink"/>
            <w:vanish w:val="false"/>
          </w:rPr>
          <w:tab/>
          <w:t>109</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20">
        <w:r>
          <w:rPr>
            <w:webHidden/>
            <w:rStyle w:val="IndexLink"/>
            <w:vanish w:val="false"/>
            <w14:scene3d>
              <w14:camera w14:prst="orthographicFront"/>
              <w14:lightRig w14:rig="threePt" w14:dir="t">
                <w14:rot w14:lat="0" w14:lon="0" w14:rev="0"/>
              </w14:lightRig>
            </w14:scene3d>
          </w:rPr>
          <w:t>4.2.26.5</w:t>
        </w:r>
        <w:r>
          <w:rPr>
            <w:rStyle w:val="IndexLink"/>
            <w:rFonts w:eastAsia="" w:cs="" w:ascii="Calibri" w:hAnsi="Calibri" w:asciiTheme="minorHAnsi" w:cstheme="minorBidi" w:eastAsiaTheme="minorEastAsia" w:hAnsiTheme="minorHAnsi"/>
            <w:sz w:val="22"/>
            <w:szCs w:val="22"/>
            <w:lang w:val="en-US"/>
          </w:rPr>
          <w:tab/>
        </w:r>
        <w:r>
          <w:rPr>
            <w:rStyle w:val="IndexLink"/>
          </w:rPr>
          <w:t>Dependencies</w:t>
        </w:r>
        <w:r>
          <w:rPr>
            <w:webHidden/>
          </w:rPr>
          <w:fldChar w:fldCharType="begin"/>
        </w:r>
        <w:r>
          <w:rPr>
            <w:webHidden/>
          </w:rPr>
          <w:instrText>PAGEREF _Toc417423720 \h</w:instrText>
        </w:r>
        <w:r>
          <w:rPr>
            <w:webHidden/>
          </w:rPr>
          <w:fldChar w:fldCharType="separate"/>
        </w:r>
        <w:r>
          <w:rPr>
            <w:rStyle w:val="IndexLink"/>
            <w:vanish w:val="false"/>
          </w:rPr>
          <w:tab/>
          <w:t>110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21">
        <w:r>
          <w:rPr>
            <w:webHidden/>
            <w:rStyle w:val="IndexLink"/>
            <w:vanish w:val="false"/>
            <w14:scene3d>
              <w14:camera w14:prst="orthographicFront"/>
              <w14:lightRig w14:rig="threePt" w14:dir="t">
                <w14:rot w14:lat="0" w14:lon="0" w14:rev="0"/>
              </w14:lightRig>
            </w14:scene3d>
          </w:rPr>
          <w:t>4.2.26.6</w:t>
        </w:r>
        <w:r>
          <w:rPr>
            <w:rStyle w:val="IndexLink"/>
            <w:rFonts w:eastAsia="" w:cs="" w:ascii="Calibri" w:hAnsi="Calibri" w:asciiTheme="minorHAnsi" w:cstheme="minorBidi" w:eastAsiaTheme="minorEastAsia" w:hAnsiTheme="minorHAnsi"/>
            <w:sz w:val="22"/>
            <w:szCs w:val="22"/>
            <w:lang w:val="en-US"/>
          </w:rPr>
          <w:tab/>
        </w:r>
        <w:r>
          <w:rPr>
            <w:rStyle w:val="IndexLink"/>
          </w:rPr>
          <w:t>Interfaces</w:t>
        </w:r>
        <w:r>
          <w:rPr>
            <w:webHidden/>
          </w:rPr>
          <w:fldChar w:fldCharType="begin"/>
        </w:r>
        <w:r>
          <w:rPr>
            <w:webHidden/>
          </w:rPr>
          <w:instrText>PAGEREF _Toc417423721 \h</w:instrText>
        </w:r>
        <w:r>
          <w:rPr>
            <w:webHidden/>
          </w:rPr>
          <w:fldChar w:fldCharType="separate"/>
        </w:r>
        <w:r>
          <w:rPr>
            <w:rStyle w:val="IndexLink"/>
            <w:vanish w:val="false"/>
          </w:rPr>
          <w:tab/>
          <w:t>110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22">
        <w:r>
          <w:rPr>
            <w:webHidden/>
            <w:rStyle w:val="IndexLink"/>
            <w:vanish w:val="false"/>
            <w14:scene3d>
              <w14:camera w14:prst="orthographicFront"/>
              <w14:lightRig w14:rig="threePt" w14:dir="t">
                <w14:rot w14:lat="0" w14:lon="0" w14:rev="0"/>
              </w14:lightRig>
            </w14:scene3d>
          </w:rPr>
          <w:t>4.2.26.7</w:t>
        </w:r>
        <w:r>
          <w:rPr>
            <w:rStyle w:val="IndexLink"/>
            <w:rFonts w:eastAsia="" w:cs="" w:ascii="Calibri" w:hAnsi="Calibri" w:asciiTheme="minorHAnsi" w:cstheme="minorBidi" w:eastAsiaTheme="minorEastAsia" w:hAnsiTheme="minorHAnsi"/>
            <w:sz w:val="22"/>
            <w:szCs w:val="22"/>
            <w:lang w:val="en-US"/>
          </w:rPr>
          <w:tab/>
        </w:r>
        <w:r>
          <w:rPr>
            <w:rStyle w:val="IndexLink"/>
          </w:rPr>
          <w:t>Resources</w:t>
        </w:r>
        <w:r>
          <w:rPr>
            <w:webHidden/>
          </w:rPr>
          <w:fldChar w:fldCharType="begin"/>
        </w:r>
        <w:r>
          <w:rPr>
            <w:webHidden/>
          </w:rPr>
          <w:instrText>PAGEREF _Toc417423722 \h</w:instrText>
        </w:r>
        <w:r>
          <w:rPr>
            <w:webHidden/>
          </w:rPr>
          <w:fldChar w:fldCharType="separate"/>
        </w:r>
        <w:r>
          <w:rPr>
            <w:rStyle w:val="IndexLink"/>
            <w:vanish w:val="false"/>
          </w:rPr>
          <w:tab/>
          <w:t>110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23">
        <w:r>
          <w:rPr>
            <w:webHidden/>
            <w:rStyle w:val="IndexLink"/>
            <w:vanish w:val="false"/>
            <w14:scene3d>
              <w14:camera w14:prst="orthographicFront"/>
              <w14:lightRig w14:rig="threePt" w14:dir="t">
                <w14:rot w14:lat="0" w14:lon="0" w14:rev="0"/>
              </w14:lightRig>
            </w14:scene3d>
          </w:rPr>
          <w:t>4.2.26.8</w:t>
        </w:r>
        <w:r>
          <w:rPr>
            <w:rStyle w:val="IndexLink"/>
            <w:rFonts w:eastAsia="" w:cs="" w:ascii="Calibri" w:hAnsi="Calibri" w:asciiTheme="minorHAnsi" w:cstheme="minorBidi" w:eastAsiaTheme="minorEastAsia" w:hAnsiTheme="minorHAnsi"/>
            <w:sz w:val="22"/>
            <w:szCs w:val="22"/>
            <w:lang w:val="en-US"/>
          </w:rPr>
          <w:tab/>
        </w:r>
        <w:r>
          <w:rPr>
            <w:rStyle w:val="IndexLink"/>
          </w:rPr>
          <w:t>References</w:t>
        </w:r>
        <w:r>
          <w:rPr>
            <w:webHidden/>
          </w:rPr>
          <w:fldChar w:fldCharType="begin"/>
        </w:r>
        <w:r>
          <w:rPr>
            <w:webHidden/>
          </w:rPr>
          <w:instrText>PAGEREF _Toc417423723 \h</w:instrText>
        </w:r>
        <w:r>
          <w:rPr>
            <w:webHidden/>
          </w:rPr>
          <w:fldChar w:fldCharType="separate"/>
        </w:r>
        <w:r>
          <w:rPr>
            <w:rStyle w:val="IndexLink"/>
            <w:vanish w:val="false"/>
          </w:rPr>
          <w:tab/>
          <w:t>110</w:t>
        </w:r>
        <w:r>
          <w:rPr>
            <w:webHidden/>
          </w:rPr>
          <w:fldChar w:fldCharType="end"/>
        </w:r>
      </w:hyperlink>
    </w:p>
    <w:p>
      <w:pPr>
        <w:pStyle w:val="Contents4"/>
        <w:tabs>
          <w:tab w:val="left" w:pos="1760" w:leader="none"/>
          <w:tab w:val="right" w:pos="9074" w:leader="dot"/>
        </w:tabs>
        <w:rPr>
          <w:rFonts w:ascii="Calibri" w:hAnsi="Calibri" w:eastAsia="" w:cs="" w:asciiTheme="minorHAnsi" w:cstheme="minorBidi" w:eastAsiaTheme="minorEastAsia" w:hAnsiTheme="minorHAnsi"/>
          <w:sz w:val="22"/>
          <w:szCs w:val="22"/>
          <w:lang w:val="en-US"/>
        </w:rPr>
      </w:pPr>
      <w:hyperlink w:anchor="_Toc417423724">
        <w:r>
          <w:rPr>
            <w:webHidden/>
            <w:rStyle w:val="IndexLink"/>
            <w:vanish w:val="false"/>
            <w14:scene3d>
              <w14:camera w14:prst="orthographicFront"/>
              <w14:lightRig w14:rig="threePt" w14:dir="t">
                <w14:rot w14:lat="0" w14:lon="0" w14:rev="0"/>
              </w14:lightRig>
            </w14:scene3d>
          </w:rPr>
          <w:t>4.2.26.9</w:t>
        </w:r>
        <w:r>
          <w:rPr>
            <w:rStyle w:val="IndexLink"/>
            <w:rFonts w:eastAsia="" w:cs="" w:ascii="Calibri" w:hAnsi="Calibri" w:asciiTheme="minorHAnsi" w:cstheme="minorBidi" w:eastAsiaTheme="minorEastAsia" w:hAnsiTheme="minorHAnsi"/>
            <w:sz w:val="22"/>
            <w:szCs w:val="22"/>
            <w:lang w:val="en-US"/>
          </w:rPr>
          <w:tab/>
        </w:r>
        <w:r>
          <w:rPr>
            <w:rStyle w:val="IndexLink"/>
          </w:rPr>
          <w:t>Data</w:t>
        </w:r>
        <w:r>
          <w:rPr>
            <w:webHidden/>
          </w:rPr>
          <w:fldChar w:fldCharType="begin"/>
        </w:r>
        <w:r>
          <w:rPr>
            <w:webHidden/>
          </w:rPr>
          <w:instrText>PAGEREF _Toc417423724 \h</w:instrText>
        </w:r>
        <w:r>
          <w:rPr>
            <w:webHidden/>
          </w:rPr>
          <w:fldChar w:fldCharType="separate"/>
        </w:r>
        <w:r>
          <w:rPr>
            <w:rStyle w:val="IndexLink"/>
            <w:vanish w:val="false"/>
          </w:rPr>
          <w:tab/>
          <w:t>110</w:t>
        </w:r>
        <w:r>
          <w:rPr>
            <w:webHidden/>
          </w:rPr>
          <w:fldChar w:fldCharType="end"/>
        </w:r>
      </w:hyperlink>
    </w:p>
    <w:p>
      <w:pPr>
        <w:pStyle w:val="Normal"/>
        <w:ind w:left="720" w:hanging="0"/>
        <w:rPr>
          <w:bCs/>
          <w:color w:val="000000"/>
          <w:sz w:val="22"/>
          <w:szCs w:val="22"/>
          <w:lang w:eastAsia="fr-FR"/>
        </w:rPr>
      </w:pPr>
      <w:r>
        <w:rPr>
          <w:bCs/>
          <w:color w:val="000000"/>
          <w:sz w:val="22"/>
          <w:szCs w:val="22"/>
          <w:lang w:eastAsia="fr-FR"/>
        </w:rPr>
      </w:r>
      <w:r>
        <w:fldChar w:fldCharType="end"/>
      </w:r>
    </w:p>
    <w:p>
      <w:pPr>
        <w:pStyle w:val="Normal"/>
        <w:pBdr>
          <w:bottom w:val="single" w:sz="4" w:space="1" w:color="365F91"/>
        </w:pBdr>
        <w:spacing w:before="0" w:after="360"/>
        <w:rPr/>
      </w:pPr>
      <w:bookmarkStart w:id="9" w:name="_Toc254182750"/>
      <w:bookmarkEnd w:id="9"/>
      <w:r>
        <w:rPr>
          <w:rFonts w:cs="Arial" w:ascii="Arial Black" w:hAnsi="Arial Black"/>
          <w:b/>
          <w:i/>
          <w:color w:val="006699"/>
          <w:sz w:val="32"/>
          <w:szCs w:val="32"/>
          <w:lang w:val="fr-FR" w:eastAsia="fr-FR"/>
        </w:rPr>
        <w:t>List of figures</w:t>
      </w:r>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r>
        <w:fldChar w:fldCharType="begin"/>
      </w:r>
      <w:r>
        <w:instrText> TOC \c "Figure" </w:instrText>
      </w:r>
      <w:r>
        <w:fldChar w:fldCharType="separate"/>
      </w:r>
      <w:hyperlink w:anchor="_Toc417422258">
        <w:r>
          <w:rPr>
            <w:webHidden/>
          </w:rPr>
          <w:fldChar w:fldCharType="begin"/>
        </w:r>
        <w:r>
          <w:rPr>
            <w:webHidden/>
          </w:rPr>
          <w:instrText>PAGEREF _Toc417422258 \h</w:instrText>
        </w:r>
        <w:r>
          <w:rPr>
            <w:webHidden/>
          </w:rPr>
          <w:fldChar w:fldCharType="separate"/>
        </w:r>
        <w:r>
          <w:rPr>
            <w:webHidden/>
            <w:rStyle w:val="IndexLink"/>
            <w:vanish w:val="false"/>
          </w:rPr>
          <w:t>Figure 3</w:t>
          <w:noBreakHyphen/>
          <w:t>1: Software System Architecture</w:t>
          <w:tab/>
          <w:t>22</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59">
        <w:r>
          <w:rPr>
            <w:webHidden/>
            <w:rStyle w:val="IndexLink"/>
            <w:vanish w:val="false"/>
            <w:lang w:val="en-US"/>
          </w:rPr>
          <w:t>Figure 3</w:t>
          <w:noBreakHyphen/>
          <w:t>2: Composite synthesis processor</w:t>
        </w:r>
        <w:r>
          <w:rPr>
            <w:webHidden/>
          </w:rPr>
          <w:fldChar w:fldCharType="begin"/>
        </w:r>
        <w:r>
          <w:rPr>
            <w:webHidden/>
          </w:rPr>
          <w:instrText>PAGEREF _Toc417422259 \h</w:instrText>
        </w:r>
        <w:r>
          <w:rPr>
            <w:webHidden/>
          </w:rPr>
          <w:fldChar w:fldCharType="separate"/>
        </w:r>
        <w:r>
          <w:rPr>
            <w:rStyle w:val="IndexLink"/>
            <w:vanish w:val="false"/>
          </w:rPr>
          <w:tab/>
          <w:t>27</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0">
        <w:r>
          <w:rPr>
            <w:webHidden/>
            <w:rStyle w:val="IndexLink"/>
            <w:vanish w:val="false"/>
            <w:lang w:val="en-US"/>
          </w:rPr>
          <w:t>Figure 3</w:t>
          <w:noBreakHyphen/>
          <w:t>3 : Temporal vegetation status indicator</w:t>
        </w:r>
        <w:r>
          <w:rPr>
            <w:webHidden/>
          </w:rPr>
          <w:fldChar w:fldCharType="begin"/>
        </w:r>
        <w:r>
          <w:rPr>
            <w:webHidden/>
          </w:rPr>
          <w:instrText>PAGEREF _Toc417422260 \h</w:instrText>
        </w:r>
        <w:r>
          <w:rPr>
            <w:webHidden/>
          </w:rPr>
          <w:fldChar w:fldCharType="separate"/>
        </w:r>
        <w:r>
          <w:rPr>
            <w:rStyle w:val="IndexLink"/>
            <w:vanish w:val="false"/>
          </w:rPr>
          <w:tab/>
          <w:t>28</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1">
        <w:r>
          <w:rPr>
            <w:webHidden/>
            <w:rStyle w:val="IndexLink"/>
            <w:vanish w:val="false"/>
            <w:lang w:val="en-US"/>
          </w:rPr>
          <w:t>Figure 3</w:t>
          <w:noBreakHyphen/>
          <w:t>4: Crop mask processor</w:t>
        </w:r>
        <w:r>
          <w:rPr>
            <w:webHidden/>
          </w:rPr>
          <w:fldChar w:fldCharType="begin"/>
        </w:r>
        <w:r>
          <w:rPr>
            <w:webHidden/>
          </w:rPr>
          <w:instrText>PAGEREF _Toc417422261 \h</w:instrText>
        </w:r>
        <w:r>
          <w:rPr>
            <w:webHidden/>
          </w:rPr>
          <w:fldChar w:fldCharType="separate"/>
        </w:r>
        <w:r>
          <w:rPr>
            <w:rStyle w:val="IndexLink"/>
            <w:vanish w:val="false"/>
          </w:rPr>
          <w:tab/>
          <w:t>28</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2">
        <w:r>
          <w:rPr>
            <w:webHidden/>
            <w:rStyle w:val="IndexLink"/>
            <w:vanish w:val="false"/>
            <w:lang w:val="en-US"/>
          </w:rPr>
          <w:t>Figure 3</w:t>
          <w:noBreakHyphen/>
          <w:t>5: Crop type processor</w:t>
        </w:r>
        <w:r>
          <w:rPr>
            <w:webHidden/>
          </w:rPr>
          <w:fldChar w:fldCharType="begin"/>
        </w:r>
        <w:r>
          <w:rPr>
            <w:webHidden/>
          </w:rPr>
          <w:instrText>PAGEREF _Toc417422262 \h</w:instrText>
        </w:r>
        <w:r>
          <w:rPr>
            <w:webHidden/>
          </w:rPr>
          <w:fldChar w:fldCharType="separate"/>
        </w:r>
        <w:r>
          <w:rPr>
            <w:rStyle w:val="IndexLink"/>
            <w:vanish w:val="false"/>
          </w:rPr>
          <w:tab/>
          <w:t>29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3">
        <w:r>
          <w:rPr>
            <w:webHidden/>
            <w:rStyle w:val="IndexLink"/>
            <w:vanish w:val="false"/>
          </w:rPr>
          <w:t>Figure 3</w:t>
          <w:noBreakHyphen/>
          <w:t>6 :</w:t>
        </w:r>
        <w:r>
          <w:rPr>
            <w:rStyle w:val="IndexLink"/>
            <w:lang w:val="en-US"/>
          </w:rPr>
          <w:t xml:space="preserve"> Static architecture of the Sen2-Agri components (in blue the re-use components and green the new ones).</w:t>
        </w:r>
        <w:r>
          <w:rPr>
            <w:webHidden/>
          </w:rPr>
          <w:fldChar w:fldCharType="begin"/>
        </w:r>
        <w:r>
          <w:rPr>
            <w:webHidden/>
          </w:rPr>
          <w:instrText>PAGEREF _Toc417422263 \h</w:instrText>
        </w:r>
        <w:r>
          <w:rPr>
            <w:webHidden/>
          </w:rPr>
          <w:fldChar w:fldCharType="separate"/>
        </w:r>
        <w:r>
          <w:rPr>
            <w:rStyle w:val="IndexLink"/>
            <w:vanish w:val="false"/>
          </w:rPr>
          <w:tab/>
          <w:t>31</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4">
        <w:r>
          <w:rPr>
            <w:webHidden/>
          </w:rPr>
          <w:fldChar w:fldCharType="begin"/>
        </w:r>
        <w:r>
          <w:rPr>
            <w:webHidden/>
          </w:rPr>
          <w:instrText>PAGEREF _Toc417422264 \h</w:instrText>
        </w:r>
        <w:r>
          <w:rPr>
            <w:webHidden/>
          </w:rPr>
          <w:fldChar w:fldCharType="separate"/>
        </w:r>
        <w:r>
          <w:rPr>
            <w:webHidden/>
            <w:rStyle w:val="IndexLink"/>
            <w:vanish w:val="false"/>
          </w:rPr>
          <w:t>Figure 3</w:t>
          <w:noBreakHyphen/>
          <w:t>7 : Overview Activity Diagram of the System</w:t>
          <w:tab/>
          <w:t>32</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5">
        <w:r>
          <w:rPr>
            <w:webHidden/>
          </w:rPr>
          <w:fldChar w:fldCharType="begin"/>
        </w:r>
        <w:r>
          <w:rPr>
            <w:webHidden/>
          </w:rPr>
          <w:instrText>PAGEREF _Toc417422265 \h</w:instrText>
        </w:r>
        <w:r>
          <w:rPr>
            <w:webHidden/>
          </w:rPr>
          <w:fldChar w:fldCharType="separate"/>
        </w:r>
        <w:r>
          <w:rPr>
            <w:webHidden/>
            <w:rStyle w:val="IndexLink"/>
            <w:vanish w:val="false"/>
          </w:rPr>
          <w:t>Figure 3</w:t>
          <w:noBreakHyphen/>
          <w:t>8 : On-Demand Processing Activity Diagram</w:t>
          <w:tab/>
          <w:t>34</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6">
        <w:r>
          <w:rPr>
            <w:webHidden/>
          </w:rPr>
          <w:fldChar w:fldCharType="begin"/>
        </w:r>
        <w:r>
          <w:rPr>
            <w:webHidden/>
          </w:rPr>
          <w:instrText>PAGEREF _Toc417422266 \h</w:instrText>
        </w:r>
        <w:r>
          <w:rPr>
            <w:webHidden/>
          </w:rPr>
          <w:fldChar w:fldCharType="separate"/>
        </w:r>
        <w:r>
          <w:rPr>
            <w:webHidden/>
            <w:rStyle w:val="IndexLink"/>
            <w:vanish w:val="false"/>
          </w:rPr>
          <w:t>Figure 3</w:t>
          <w:noBreakHyphen/>
          <w:t>9 : Mock UI for System Process Configuration Utility</w:t>
          <w:tab/>
          <w:t>35</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7">
        <w:r>
          <w:rPr>
            <w:webHidden/>
            <w:rStyle w:val="IndexLink"/>
            <w:vanish w:val="false"/>
            <w:lang w:val="en-US"/>
          </w:rPr>
          <w:t>Figure 3</w:t>
          <w:noBreakHyphen/>
          <w:t>10 : Mock Layout and Content for Execution Dashboard</w:t>
        </w:r>
        <w:r>
          <w:rPr>
            <w:webHidden/>
          </w:rPr>
          <w:fldChar w:fldCharType="begin"/>
        </w:r>
        <w:r>
          <w:rPr>
            <w:webHidden/>
          </w:rPr>
          <w:instrText>PAGEREF _Toc417422267 \h</w:instrText>
        </w:r>
        <w:r>
          <w:rPr>
            <w:webHidden/>
          </w:rPr>
          <w:fldChar w:fldCharType="separate"/>
        </w:r>
        <w:r>
          <w:rPr>
            <w:rStyle w:val="IndexLink"/>
            <w:vanish w:val="false"/>
          </w:rPr>
          <w:tab/>
          <w:t>36</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8">
        <w:r>
          <w:rPr>
            <w:webHidden/>
          </w:rPr>
          <w:fldChar w:fldCharType="begin"/>
        </w:r>
        <w:r>
          <w:rPr>
            <w:webHidden/>
          </w:rPr>
          <w:instrText>PAGEREF _Toc417422268 \h</w:instrText>
        </w:r>
        <w:r>
          <w:rPr>
            <w:webHidden/>
          </w:rPr>
          <w:fldChar w:fldCharType="separate"/>
        </w:r>
        <w:r>
          <w:rPr>
            <w:webHidden/>
            <w:rStyle w:val="IndexLink"/>
            <w:vanish w:val="false"/>
          </w:rPr>
          <w:t>Figure 4</w:t>
          <w:noBreakHyphen/>
          <w:t>1 : Main Components and Their Relationships</w:t>
          <w:tab/>
          <w:t>39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69">
        <w:r>
          <w:rPr>
            <w:webHidden/>
          </w:rPr>
          <w:fldChar w:fldCharType="begin"/>
        </w:r>
        <w:r>
          <w:rPr>
            <w:webHidden/>
          </w:rPr>
          <w:instrText>PAGEREF _Toc417422269 \h</w:instrText>
        </w:r>
        <w:r>
          <w:rPr>
            <w:webHidden/>
          </w:rPr>
          <w:fldChar w:fldCharType="separate"/>
        </w:r>
        <w:r>
          <w:rPr>
            <w:webHidden/>
            <w:rStyle w:val="IndexLink"/>
            <w:vanish w:val="false"/>
          </w:rPr>
          <w:t>Figure 4</w:t>
          <w:noBreakHyphen/>
          <w:t>2 : Simplified Orchestrator States</w:t>
          <w:tab/>
          <w:t>42</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0">
        <w:r>
          <w:rPr>
            <w:webHidden/>
          </w:rPr>
          <w:fldChar w:fldCharType="begin"/>
        </w:r>
        <w:r>
          <w:rPr>
            <w:webHidden/>
          </w:rPr>
          <w:instrText>PAGEREF _Toc417422270 \h</w:instrText>
        </w:r>
        <w:r>
          <w:rPr>
            <w:webHidden/>
          </w:rPr>
          <w:fldChar w:fldCharType="separate"/>
        </w:r>
        <w:r>
          <w:rPr>
            <w:webHidden/>
            <w:rStyle w:val="IndexLink"/>
            <w:vanish w:val="false"/>
          </w:rPr>
          <w:t>Figure 4</w:t>
          <w:noBreakHyphen/>
          <w:t>3 : Scheduler States</w:t>
          <w:tab/>
          <w:t>45</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1">
        <w:r>
          <w:rPr>
            <w:webHidden/>
          </w:rPr>
          <w:fldChar w:fldCharType="begin"/>
        </w:r>
        <w:r>
          <w:rPr>
            <w:webHidden/>
          </w:rPr>
          <w:instrText>PAGEREF _Toc417422271 \h</w:instrText>
        </w:r>
        <w:r>
          <w:rPr>
            <w:webHidden/>
          </w:rPr>
          <w:fldChar w:fldCharType="separate"/>
        </w:r>
        <w:r>
          <w:rPr>
            <w:webHidden/>
            <w:rStyle w:val="IndexLink"/>
            <w:vanish w:val="false"/>
          </w:rPr>
          <w:t>Figure 4</w:t>
          <w:noBreakHyphen/>
          <w:t>4 : DEM &amp; WB Module Functional Diagram</w:t>
          <w:tab/>
          <w:t>54</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2">
        <w:r>
          <w:rPr>
            <w:webHidden/>
            <w:rStyle w:val="IndexLink"/>
            <w:vanish w:val="false"/>
            <w:lang w:val="en-US"/>
          </w:rPr>
          <w:t>Figure 4</w:t>
          <w:noBreakHyphen/>
          <w:t>5 : DEM L2 Computation</w:t>
        </w:r>
        <w:r>
          <w:rPr>
            <w:webHidden/>
          </w:rPr>
          <w:fldChar w:fldCharType="begin"/>
        </w:r>
        <w:r>
          <w:rPr>
            <w:webHidden/>
          </w:rPr>
          <w:instrText>PAGEREF _Toc417422272 \h</w:instrText>
        </w:r>
        <w:r>
          <w:rPr>
            <w:webHidden/>
          </w:rPr>
          <w:fldChar w:fldCharType="separate"/>
        </w:r>
        <w:r>
          <w:rPr>
            <w:rStyle w:val="IndexLink"/>
            <w:vanish w:val="false"/>
          </w:rPr>
          <w:tab/>
          <w:t>55</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3">
        <w:r>
          <w:rPr>
            <w:webHidden/>
            <w:rStyle w:val="IndexLink"/>
            <w:vanish w:val="false"/>
            <w:lang w:val="en-US"/>
          </w:rPr>
          <w:t>Figure 4</w:t>
          <w:noBreakHyphen/>
          <w:t>6 : DEM L2 Water Bodies Computation</w:t>
        </w:r>
        <w:r>
          <w:rPr>
            <w:webHidden/>
          </w:rPr>
          <w:fldChar w:fldCharType="begin"/>
        </w:r>
        <w:r>
          <w:rPr>
            <w:webHidden/>
          </w:rPr>
          <w:instrText>PAGEREF _Toc417422273 \h</w:instrText>
        </w:r>
        <w:r>
          <w:rPr>
            <w:webHidden/>
          </w:rPr>
          <w:fldChar w:fldCharType="separate"/>
        </w:r>
        <w:r>
          <w:rPr>
            <w:rStyle w:val="IndexLink"/>
            <w:vanish w:val="false"/>
          </w:rPr>
          <w:tab/>
          <w:t>56</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4">
        <w:r>
          <w:rPr>
            <w:webHidden/>
            <w:rStyle w:val="IndexLink"/>
            <w:vanish w:val="false"/>
            <w:lang w:val="en-US"/>
          </w:rPr>
          <w:t>Figure 4</w:t>
          <w:noBreakHyphen/>
          <w:t>7 : DEM L2 Water Bodies Computation (2)</w:t>
        </w:r>
        <w:r>
          <w:rPr>
            <w:webHidden/>
          </w:rPr>
          <w:fldChar w:fldCharType="begin"/>
        </w:r>
        <w:r>
          <w:rPr>
            <w:webHidden/>
          </w:rPr>
          <w:instrText>PAGEREF _Toc417422274 \h</w:instrText>
        </w:r>
        <w:r>
          <w:rPr>
            <w:webHidden/>
          </w:rPr>
          <w:fldChar w:fldCharType="separate"/>
        </w:r>
        <w:r>
          <w:rPr>
            <w:rStyle w:val="IndexLink"/>
            <w:vanish w:val="false"/>
          </w:rPr>
          <w:tab/>
          <w:t>56</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5">
        <w:r>
          <w:rPr>
            <w:webHidden/>
          </w:rPr>
          <w:fldChar w:fldCharType="begin"/>
        </w:r>
        <w:r>
          <w:rPr>
            <w:webHidden/>
          </w:rPr>
          <w:instrText>PAGEREF _Toc417422275 \h</w:instrText>
        </w:r>
        <w:r>
          <w:rPr>
            <w:webHidden/>
          </w:rPr>
          <w:fldChar w:fldCharType="separate"/>
        </w:r>
        <w:r>
          <w:rPr>
            <w:webHidden/>
            <w:rStyle w:val="IndexLink"/>
            <w:vanish w:val="false"/>
          </w:rPr>
          <w:t>Figure 4</w:t>
          <w:noBreakHyphen/>
          <w:t>8 : Bidirectional Correction Processor Diagram</w:t>
          <w:tab/>
          <w:t>64</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6">
        <w:r>
          <w:rPr>
            <w:webHidden/>
          </w:rPr>
          <w:fldChar w:fldCharType="begin"/>
        </w:r>
        <w:r>
          <w:rPr>
            <w:webHidden/>
          </w:rPr>
          <w:instrText>PAGEREF _Toc417422276 \h</w:instrText>
        </w:r>
        <w:r>
          <w:rPr>
            <w:webHidden/>
          </w:rPr>
          <w:fldChar w:fldCharType="separate"/>
        </w:r>
        <w:r>
          <w:rPr>
            <w:webHidden/>
            <w:rStyle w:val="IndexLink"/>
            <w:vanish w:val="false"/>
          </w:rPr>
          <w:t>Figure 4</w:t>
          <w:noBreakHyphen/>
          <w:t>9 : Compute Grid Angle Sub-Component Steps</w:t>
          <w:tab/>
          <w:t>66</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7">
        <w:r>
          <w:rPr>
            <w:webHidden/>
          </w:rPr>
          <w:fldChar w:fldCharType="begin"/>
        </w:r>
        <w:r>
          <w:rPr>
            <w:webHidden/>
          </w:rPr>
          <w:instrText>PAGEREF _Toc417422277 \h</w:instrText>
        </w:r>
        <w:r>
          <w:rPr>
            <w:webHidden/>
          </w:rPr>
          <w:fldChar w:fldCharType="separate"/>
        </w:r>
        <w:r>
          <w:rPr>
            <w:webHidden/>
            <w:rStyle w:val="IndexLink"/>
            <w:vanish w:val="false"/>
          </w:rPr>
          <w:t>Figure 4</w:t>
          <w:noBreakHyphen/>
          <w:t>10 : Iterative Composite Synthesis Processor Functional Diagram</w:t>
          <w:tab/>
          <w:t>69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8">
        <w:r>
          <w:rPr>
            <w:webHidden/>
          </w:rPr>
          <w:fldChar w:fldCharType="begin"/>
        </w:r>
        <w:r>
          <w:rPr>
            <w:webHidden/>
          </w:rPr>
          <w:instrText>PAGEREF _Toc417422278 \h</w:instrText>
        </w:r>
        <w:r>
          <w:rPr>
            <w:webHidden/>
          </w:rPr>
          <w:fldChar w:fldCharType="separate"/>
        </w:r>
        <w:r>
          <w:rPr>
            <w:webHidden/>
            <w:rStyle w:val="IndexLink"/>
            <w:vanish w:val="false"/>
          </w:rPr>
          <w:t>Figure 4</w:t>
          <w:noBreakHyphen/>
          <w:t>11 : Compute Current Weight Sub-Component Logical Diagram</w:t>
          <w:tab/>
          <w:t>70</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79">
        <w:r>
          <w:rPr>
            <w:webHidden/>
          </w:rPr>
          <w:fldChar w:fldCharType="begin"/>
        </w:r>
        <w:r>
          <w:rPr>
            <w:webHidden/>
          </w:rPr>
          <w:instrText>PAGEREF _Toc417422279 \h</w:instrText>
        </w:r>
        <w:r>
          <w:rPr>
            <w:webHidden/>
          </w:rPr>
          <w:fldChar w:fldCharType="separate"/>
        </w:r>
        <w:r>
          <w:rPr>
            <w:webHidden/>
            <w:rStyle w:val="IndexLink"/>
            <w:vanish w:val="false"/>
          </w:rPr>
          <w:t>Figure 4</w:t>
          <w:noBreakHyphen/>
          <w:t>12 : Weight Update Sub-Component Diagram</w:t>
          <w:tab/>
          <w:t>71</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0">
        <w:r>
          <w:rPr>
            <w:webHidden/>
          </w:rPr>
          <w:fldChar w:fldCharType="begin"/>
        </w:r>
        <w:r>
          <w:rPr>
            <w:webHidden/>
          </w:rPr>
          <w:instrText>PAGEREF _Toc417422280 \h</w:instrText>
        </w:r>
        <w:r>
          <w:rPr>
            <w:webHidden/>
          </w:rPr>
          <w:fldChar w:fldCharType="separate"/>
        </w:r>
        <w:r>
          <w:rPr>
            <w:webHidden/>
            <w:rStyle w:val="IndexLink"/>
            <w:vanish w:val="false"/>
          </w:rPr>
          <w:t>Figure 4</w:t>
          <w:noBreakHyphen/>
          <w:t>13 : Flag Update Sub-Component Diagram</w:t>
          <w:tab/>
          <w:t>71</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1">
        <w:r>
          <w:rPr>
            <w:webHidden/>
          </w:rPr>
          <w:fldChar w:fldCharType="begin"/>
        </w:r>
        <w:r>
          <w:rPr>
            <w:webHidden/>
          </w:rPr>
          <w:instrText>PAGEREF _Toc417422281 \h</w:instrText>
        </w:r>
        <w:r>
          <w:rPr>
            <w:webHidden/>
          </w:rPr>
          <w:fldChar w:fldCharType="separate"/>
        </w:r>
        <w:r>
          <w:rPr>
            <w:webHidden/>
            <w:rStyle w:val="IndexLink"/>
            <w:vanish w:val="false"/>
          </w:rPr>
          <w:t>Figure 4</w:t>
          <w:noBreakHyphen/>
          <w:t>14 : Date Update Sub-Component Diagram</w:t>
          <w:tab/>
          <w:t>72</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2">
        <w:r>
          <w:rPr>
            <w:webHidden/>
          </w:rPr>
          <w:fldChar w:fldCharType="begin"/>
        </w:r>
        <w:r>
          <w:rPr>
            <w:webHidden/>
          </w:rPr>
          <w:instrText>PAGEREF _Toc417422282 \h</w:instrText>
        </w:r>
        <w:r>
          <w:rPr>
            <w:webHidden/>
          </w:rPr>
          <w:fldChar w:fldCharType="separate"/>
        </w:r>
        <w:r>
          <w:rPr>
            <w:webHidden/>
            <w:rStyle w:val="IndexLink"/>
            <w:vanish w:val="false"/>
          </w:rPr>
          <w:t>Figure 4</w:t>
          <w:noBreakHyphen/>
          <w:t>15 : Compute LAI Module Functional Diagram</w:t>
          <w:tab/>
          <w:t>75</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3">
        <w:r>
          <w:rPr>
            <w:webHidden/>
          </w:rPr>
          <w:fldChar w:fldCharType="begin"/>
        </w:r>
        <w:r>
          <w:rPr>
            <w:webHidden/>
          </w:rPr>
          <w:instrText>PAGEREF _Toc417422283 \h</w:instrText>
        </w:r>
        <w:r>
          <w:rPr>
            <w:webHidden/>
          </w:rPr>
          <w:fldChar w:fldCharType="separate"/>
        </w:r>
        <w:r>
          <w:rPr>
            <w:webHidden/>
            <w:rStyle w:val="IndexLink"/>
            <w:vanish w:val="false"/>
          </w:rPr>
          <w:t>Figure 4</w:t>
          <w:noBreakHyphen/>
          <w:t>16 : LAI Get Model Sub-Component Diagram</w:t>
          <w:tab/>
          <w:t>75</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4">
        <w:r>
          <w:rPr>
            <w:webHidden/>
          </w:rPr>
          <w:fldChar w:fldCharType="begin"/>
        </w:r>
        <w:r>
          <w:rPr>
            <w:webHidden/>
          </w:rPr>
          <w:instrText>PAGEREF _Toc417422284 \h</w:instrText>
        </w:r>
        <w:r>
          <w:rPr>
            <w:webHidden/>
          </w:rPr>
          <w:fldChar w:fldCharType="separate"/>
        </w:r>
        <w:r>
          <w:rPr>
            <w:webHidden/>
            <w:rStyle w:val="IndexLink"/>
            <w:vanish w:val="false"/>
          </w:rPr>
          <w:t>Figure 4</w:t>
          <w:noBreakHyphen/>
          <w:t>17 : Reprocess LAI Functional Diagram</w:t>
          <w:tab/>
          <w:t>77</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5">
        <w:r>
          <w:rPr>
            <w:webHidden/>
            <w:rStyle w:val="IndexLink"/>
            <w:vanish w:val="false"/>
            <w:lang w:val="en-US"/>
          </w:rPr>
          <w:t>Figure 4</w:t>
          <w:noBreakHyphen/>
          <w:t>18 : Functional diagram of the NDVI metrics module</w:t>
        </w:r>
        <w:r>
          <w:rPr>
            <w:webHidden/>
          </w:rPr>
          <w:fldChar w:fldCharType="begin"/>
        </w:r>
        <w:r>
          <w:rPr>
            <w:webHidden/>
          </w:rPr>
          <w:instrText>PAGEREF _Toc417422285 \h</w:instrText>
        </w:r>
        <w:r>
          <w:rPr>
            <w:webHidden/>
          </w:rPr>
          <w:fldChar w:fldCharType="separate"/>
        </w:r>
        <w:r>
          <w:rPr>
            <w:rStyle w:val="IndexLink"/>
            <w:vanish w:val="false"/>
          </w:rPr>
          <w:tab/>
          <w:t>79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6">
        <w:r>
          <w:rPr>
            <w:webHidden/>
          </w:rPr>
          <w:fldChar w:fldCharType="begin"/>
        </w:r>
        <w:r>
          <w:rPr>
            <w:webHidden/>
          </w:rPr>
          <w:instrText>PAGEREF _Toc417422286 \h</w:instrText>
        </w:r>
        <w:r>
          <w:rPr>
            <w:webHidden/>
          </w:rPr>
          <w:fldChar w:fldCharType="separate"/>
        </w:r>
        <w:r>
          <w:rPr>
            <w:webHidden/>
            <w:rStyle w:val="IndexLink"/>
            <w:vanish w:val="false"/>
          </w:rPr>
          <w:t>Figure 4</w:t>
          <w:noBreakHyphen/>
          <w:t>19 : Samples Preparation Functional Diagram</w:t>
          <w:tab/>
          <w:t>82</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7">
        <w:r>
          <w:rPr>
            <w:webHidden/>
          </w:rPr>
          <w:fldChar w:fldCharType="begin"/>
        </w:r>
        <w:r>
          <w:rPr>
            <w:webHidden/>
          </w:rPr>
          <w:instrText>PAGEREF _Toc417422287 \h</w:instrText>
        </w:r>
        <w:r>
          <w:rPr>
            <w:webHidden/>
          </w:rPr>
          <w:fldChar w:fldCharType="separate"/>
        </w:r>
        <w:r>
          <w:rPr>
            <w:webHidden/>
            <w:rStyle w:val="IndexLink"/>
            <w:vanish w:val="false"/>
          </w:rPr>
          <w:t>Figure 4</w:t>
          <w:noBreakHyphen/>
          <w:t>20 : Temporal Feature Extraction Functional Diagram</w:t>
          <w:tab/>
          <w:t>86</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8">
        <w:r>
          <w:rPr>
            <w:webHidden/>
          </w:rPr>
          <w:fldChar w:fldCharType="begin"/>
        </w:r>
        <w:r>
          <w:rPr>
            <w:webHidden/>
          </w:rPr>
          <w:instrText>PAGEREF _Toc417422288 \h</w:instrText>
        </w:r>
        <w:r>
          <w:rPr>
            <w:webHidden/>
          </w:rPr>
          <w:fldChar w:fldCharType="separate"/>
        </w:r>
        <w:r>
          <w:rPr>
            <w:webHidden/>
            <w:rStyle w:val="IndexLink"/>
            <w:vanish w:val="false"/>
          </w:rPr>
          <w:t>Figure 4</w:t>
          <w:noBreakHyphen/>
          <w:t>21 : Learning Module Functional Diagram</w:t>
          <w:tab/>
          <w:t>89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89">
        <w:r>
          <w:rPr>
            <w:webHidden/>
          </w:rPr>
          <w:fldChar w:fldCharType="begin"/>
        </w:r>
        <w:r>
          <w:rPr>
            <w:webHidden/>
          </w:rPr>
          <w:instrText>PAGEREF _Toc417422289 \h</w:instrText>
        </w:r>
        <w:r>
          <w:rPr>
            <w:webHidden/>
          </w:rPr>
          <w:fldChar w:fldCharType="separate"/>
        </w:r>
        <w:r>
          <w:rPr>
            <w:webHidden/>
            <w:rStyle w:val="IndexLink"/>
            <w:vanish w:val="false"/>
          </w:rPr>
          <w:t>Figure 4</w:t>
          <w:noBreakHyphen/>
          <w:t>22 : Classification and Validation Module Functional Diagram</w:t>
          <w:tab/>
          <w:t>92</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0">
        <w:r>
          <w:rPr>
            <w:webHidden/>
          </w:rPr>
          <w:fldChar w:fldCharType="begin"/>
        </w:r>
        <w:r>
          <w:rPr>
            <w:webHidden/>
          </w:rPr>
          <w:instrText>PAGEREF _Toc417422290 \h</w:instrText>
        </w:r>
        <w:r>
          <w:rPr>
            <w:webHidden/>
          </w:rPr>
          <w:fldChar w:fldCharType="separate"/>
        </w:r>
        <w:r>
          <w:rPr>
            <w:webHidden/>
            <w:rStyle w:val="IndexLink"/>
            <w:vanish w:val="false"/>
          </w:rPr>
          <w:t>Figure 4</w:t>
          <w:noBreakHyphen/>
          <w:t>23 : LUT Functional Diagram</w:t>
          <w:tab/>
          <w:t>94</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1">
        <w:r>
          <w:rPr>
            <w:webHidden/>
            <w:rStyle w:val="IndexLink"/>
            <w:vanish w:val="false"/>
            <w:lang w:val="en-US"/>
          </w:rPr>
          <w:t>Figure 4</w:t>
          <w:noBreakHyphen/>
          <w:t xml:space="preserve">24: </w:t>
        </w:r>
        <w:r>
          <w:rPr>
            <w:rStyle w:val="IndexLink"/>
          </w:rPr>
          <w:t>Time Series Feature Extraction Module Functional Diagram</w:t>
        </w:r>
        <w:r>
          <w:rPr>
            <w:webHidden/>
          </w:rPr>
          <w:fldChar w:fldCharType="begin"/>
        </w:r>
        <w:r>
          <w:rPr>
            <w:webHidden/>
          </w:rPr>
          <w:instrText>PAGEREF _Toc417422291 \h</w:instrText>
        </w:r>
        <w:r>
          <w:rPr>
            <w:webHidden/>
          </w:rPr>
          <w:fldChar w:fldCharType="separate"/>
        </w:r>
        <w:r>
          <w:rPr>
            <w:rStyle w:val="IndexLink"/>
            <w:vanish w:val="false"/>
          </w:rPr>
          <w:tab/>
          <w:t>97</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2">
        <w:r>
          <w:rPr>
            <w:webHidden/>
            <w:rStyle w:val="IndexLink"/>
            <w:vanish w:val="false"/>
            <w:lang w:val="en-US"/>
          </w:rPr>
          <w:t>Figure 4</w:t>
          <w:noBreakHyphen/>
          <w:t>25: Extract bands at the right resolution functional diagram.</w:t>
        </w:r>
        <w:r>
          <w:rPr>
            <w:webHidden/>
          </w:rPr>
          <w:fldChar w:fldCharType="begin"/>
        </w:r>
        <w:r>
          <w:rPr>
            <w:webHidden/>
          </w:rPr>
          <w:instrText>PAGEREF _Toc417422292 \h</w:instrText>
        </w:r>
        <w:r>
          <w:rPr>
            <w:webHidden/>
          </w:rPr>
          <w:fldChar w:fldCharType="separate"/>
        </w:r>
        <w:r>
          <w:rPr>
            <w:rStyle w:val="IndexLink"/>
            <w:vanish w:val="false"/>
          </w:rPr>
          <w:tab/>
          <w:t>97</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3">
        <w:r>
          <w:rPr>
            <w:webHidden/>
          </w:rPr>
          <w:fldChar w:fldCharType="begin"/>
        </w:r>
        <w:r>
          <w:rPr>
            <w:webHidden/>
          </w:rPr>
          <w:instrText>PAGEREF _Toc417422293 \h</w:instrText>
        </w:r>
        <w:r>
          <w:rPr>
            <w:webHidden/>
          </w:rPr>
          <w:fldChar w:fldCharType="separate"/>
        </w:r>
        <w:r>
          <w:rPr>
            <w:webHidden/>
            <w:rStyle w:val="IndexLink"/>
            <w:vanish w:val="false"/>
          </w:rPr>
          <w:t>Figure 4</w:t>
          <w:noBreakHyphen/>
          <w:t>26 : Resampling Module Functional Diagram</w:t>
          <w:tab/>
          <w:t>100</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4">
        <w:r>
          <w:rPr>
            <w:webHidden/>
            <w:rStyle w:val="IndexLink"/>
            <w:vanish w:val="false"/>
            <w:lang w:val="en-US"/>
          </w:rPr>
          <w:t>Figure 4</w:t>
          <w:noBreakHyphen/>
          <w:t>27 : Temporal resampling functional module</w:t>
        </w:r>
        <w:r>
          <w:rPr>
            <w:webHidden/>
          </w:rPr>
          <w:fldChar w:fldCharType="begin"/>
        </w:r>
        <w:r>
          <w:rPr>
            <w:webHidden/>
          </w:rPr>
          <w:instrText>PAGEREF _Toc417422294 \h</w:instrText>
        </w:r>
        <w:r>
          <w:rPr>
            <w:webHidden/>
          </w:rPr>
          <w:fldChar w:fldCharType="separate"/>
        </w:r>
        <w:r>
          <w:rPr>
            <w:rStyle w:val="IndexLink"/>
            <w:vanish w:val="false"/>
          </w:rPr>
          <w:tab/>
          <w:t>108</w:t>
        </w:r>
        <w:r>
          <w:rPr>
            <w:webHidden/>
          </w:rPr>
          <w:fldChar w:fldCharType="end"/>
        </w:r>
      </w:hyperlink>
    </w:p>
    <w:p>
      <w:pPr>
        <w:pStyle w:val="Contents1"/>
        <w:tabs>
          <w:tab w:val="left" w:pos="480" w:leader="none"/>
          <w:tab w:val="right" w:pos="9062" w:leader="dot"/>
        </w:tabs>
        <w:rPr>
          <w:lang w:val="fr-FR"/>
        </w:rPr>
      </w:pPr>
      <w:r>
        <w:rPr>
          <w:lang w:val="fr-FR"/>
        </w:rPr>
      </w:r>
      <w:r>
        <w:fldChar w:fldCharType="end"/>
      </w:r>
    </w:p>
    <w:p>
      <w:pPr>
        <w:pStyle w:val="Normal"/>
        <w:spacing w:before="0" w:after="0"/>
        <w:jc w:val="left"/>
        <w:rPr>
          <w:rFonts w:ascii="Arial Black" w:hAnsi="Arial Black" w:cs="Arial"/>
          <w:b/>
          <w:b/>
          <w:i/>
          <w:i/>
          <w:iCs/>
          <w:color w:val="006699"/>
          <w:sz w:val="32"/>
          <w:szCs w:val="32"/>
          <w:lang w:eastAsia="fr-FR"/>
        </w:rPr>
      </w:pPr>
      <w:r>
        <w:rPr>
          <w:rFonts w:cs="Arial" w:ascii="Arial Black" w:hAnsi="Arial Black"/>
          <w:b/>
          <w:i/>
          <w:iCs/>
          <w:color w:val="006699"/>
          <w:sz w:val="32"/>
          <w:szCs w:val="32"/>
          <w:lang w:eastAsia="fr-FR"/>
        </w:rPr>
      </w:r>
      <w:r>
        <w:br w:type="page"/>
      </w:r>
    </w:p>
    <w:p>
      <w:pPr>
        <w:pStyle w:val="Normal"/>
        <w:pBdr>
          <w:bottom w:val="single" w:sz="4" w:space="1" w:color="365F91"/>
        </w:pBdr>
        <w:spacing w:before="0" w:after="360"/>
        <w:rPr/>
      </w:pPr>
      <w:r>
        <w:rPr>
          <w:rFonts w:cs="Arial" w:ascii="Arial Black" w:hAnsi="Arial Black"/>
          <w:b/>
          <w:i/>
          <w:iCs/>
          <w:color w:val="006699"/>
          <w:sz w:val="32"/>
          <w:szCs w:val="32"/>
          <w:lang w:eastAsia="fr-FR"/>
        </w:rPr>
        <w:t>List of tables</w:t>
      </w:r>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r>
        <w:fldChar w:fldCharType="begin"/>
      </w:r>
      <w:r>
        <w:instrText> TOC \c "Table" </w:instrText>
      </w:r>
      <w:r>
        <w:fldChar w:fldCharType="separate"/>
      </w:r>
      <w:hyperlink w:anchor="_Toc417422295">
        <w:bookmarkStart w:id="10" w:name="_Toc255390125"/>
        <w:bookmarkEnd w:id="10"/>
        <w:r>
          <w:rPr>
            <w:webHidden/>
          </w:rPr>
          <w:fldChar w:fldCharType="begin"/>
        </w:r>
        <w:r>
          <w:rPr>
            <w:webHidden/>
          </w:rPr>
          <w:instrText>PAGEREF _Toc417422295 \h</w:instrText>
        </w:r>
        <w:r>
          <w:rPr>
            <w:webHidden/>
          </w:rPr>
          <w:fldChar w:fldCharType="separate"/>
        </w:r>
        <w:r>
          <w:rPr>
            <w:webHidden/>
            <w:rStyle w:val="IndexLink"/>
            <w:vanish w:val="false"/>
          </w:rPr>
          <w:t>Table 1</w:t>
          <w:noBreakHyphen/>
          <w:t>1: Applicable documents</w:t>
          <w:tab/>
          <w:t>19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6">
        <w:r>
          <w:rPr>
            <w:webHidden/>
          </w:rPr>
          <w:fldChar w:fldCharType="begin"/>
        </w:r>
        <w:r>
          <w:rPr>
            <w:webHidden/>
          </w:rPr>
          <w:instrText>PAGEREF _Toc417422296 \h</w:instrText>
        </w:r>
        <w:r>
          <w:rPr>
            <w:webHidden/>
          </w:rPr>
          <w:fldChar w:fldCharType="separate"/>
        </w:r>
        <w:r>
          <w:rPr>
            <w:webHidden/>
            <w:rStyle w:val="IndexLink"/>
            <w:vanish w:val="false"/>
          </w:rPr>
          <w:t>Table 1</w:t>
          <w:noBreakHyphen/>
          <w:t>2: Reference documents</w:t>
          <w:tab/>
          <w:t>19</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7">
        <w:r>
          <w:rPr>
            <w:webHidden/>
          </w:rPr>
          <w:fldChar w:fldCharType="begin"/>
        </w:r>
        <w:r>
          <w:rPr>
            <w:webHidden/>
          </w:rPr>
          <w:instrText>PAGEREF _Toc417422297 \h</w:instrText>
        </w:r>
        <w:r>
          <w:rPr>
            <w:webHidden/>
          </w:rPr>
          <w:fldChar w:fldCharType="separate"/>
        </w:r>
        <w:r>
          <w:rPr>
            <w:webHidden/>
            <w:rStyle w:val="IndexLink"/>
            <w:vanish w:val="false"/>
          </w:rPr>
          <w:t>Table 1</w:t>
          <w:noBreakHyphen/>
          <w:t>3: Acronyms</w:t>
          <w:tab/>
          <w:t>20</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8">
        <w:r>
          <w:rPr>
            <w:webHidden/>
          </w:rPr>
          <w:fldChar w:fldCharType="begin"/>
        </w:r>
        <w:r>
          <w:rPr>
            <w:webHidden/>
          </w:rPr>
          <w:instrText>PAGEREF _Toc417422298 \h</w:instrText>
        </w:r>
        <w:r>
          <w:rPr>
            <w:webHidden/>
          </w:rPr>
          <w:fldChar w:fldCharType="separate"/>
        </w:r>
        <w:r>
          <w:rPr>
            <w:webHidden/>
            <w:rStyle w:val="IndexLink"/>
            <w:vanish w:val="false"/>
          </w:rPr>
          <w:t>Table 3</w:t>
          <w:noBreakHyphen/>
          <w:t>1 : List of input parameters which can be defined by the user</w:t>
          <w:tab/>
          <w:t>24</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299">
        <w:r>
          <w:rPr>
            <w:webHidden/>
          </w:rPr>
          <w:fldChar w:fldCharType="begin"/>
        </w:r>
        <w:r>
          <w:rPr>
            <w:webHidden/>
          </w:rPr>
          <w:instrText>PAGEREF _Toc417422299 \h</w:instrText>
        </w:r>
        <w:r>
          <w:rPr>
            <w:webHidden/>
          </w:rPr>
          <w:fldChar w:fldCharType="separate"/>
        </w:r>
        <w:r>
          <w:rPr>
            <w:webHidden/>
            <w:rStyle w:val="IndexLink"/>
            <w:vanish w:val="false"/>
          </w:rPr>
          <w:t>Table 3</w:t>
          <w:noBreakHyphen/>
          <w:t>2 : List of indicators provided in Execution Dashboard</w:t>
          <w:tab/>
          <w:t>26</w:t>
        </w:r>
        <w:r>
          <w:rPr>
            <w:webHidden/>
          </w:rPr>
          <w:fldChar w:fldCharType="end"/>
        </w:r>
      </w:hyperlink>
    </w:p>
    <w:p>
      <w:pPr>
        <w:pStyle w:val="Tableoffigures"/>
        <w:tabs>
          <w:tab w:val="right" w:pos="9074" w:leader="dot"/>
        </w:tabs>
        <w:rPr>
          <w:rFonts w:ascii="Calibri" w:hAnsi="Calibri" w:eastAsia="" w:cs="" w:asciiTheme="minorHAnsi" w:cstheme="minorBidi" w:eastAsiaTheme="minorEastAsia" w:hAnsiTheme="minorHAnsi"/>
          <w:sz w:val="22"/>
          <w:szCs w:val="22"/>
          <w:lang w:val="en-US"/>
        </w:rPr>
      </w:pPr>
      <w:hyperlink w:anchor="_Toc417422300">
        <w:r>
          <w:rPr>
            <w:webHidden/>
            <w:rStyle w:val="IndexLink"/>
            <w:vanish w:val="false"/>
            <w:lang w:val="en-US"/>
          </w:rPr>
          <w:t>Table 4</w:t>
          <w:noBreakHyphen/>
          <w:t>1 : List of system components/modules</w:t>
        </w:r>
        <w:r>
          <w:rPr>
            <w:webHidden/>
          </w:rPr>
          <w:fldChar w:fldCharType="begin"/>
        </w:r>
        <w:r>
          <w:rPr>
            <w:webHidden/>
          </w:rPr>
          <w:instrText>PAGEREF _Toc417422300 \h</w:instrText>
        </w:r>
        <w:r>
          <w:rPr>
            <w:webHidden/>
          </w:rPr>
          <w:fldChar w:fldCharType="separate"/>
        </w:r>
        <w:r>
          <w:rPr>
            <w:rStyle w:val="IndexLink"/>
            <w:vanish w:val="false"/>
          </w:rPr>
          <w:tab/>
          <w:t>41</w:t>
        </w:r>
        <w:r>
          <w:rPr>
            <w:webHidden/>
          </w:rPr>
          <w:fldChar w:fldCharType="end"/>
        </w:r>
      </w:hyperlink>
    </w:p>
    <w:p>
      <w:pPr>
        <w:pStyle w:val="TextBody"/>
        <w:rPr>
          <w:lang w:val="en-GB"/>
        </w:rPr>
      </w:pPr>
      <w:r>
        <w:rPr>
          <w:lang w:val="en-GB"/>
        </w:rPr>
      </w:r>
      <w:r>
        <w:fldChar w:fldCharType="end"/>
      </w:r>
    </w:p>
    <w:p>
      <w:pPr>
        <w:pStyle w:val="Heading1"/>
        <w:numPr>
          <w:ilvl w:val="0"/>
          <w:numId w:val="1"/>
        </w:numPr>
        <w:rPr>
          <w:lang w:val="en-GB"/>
        </w:rPr>
      </w:pPr>
      <w:bookmarkStart w:id="11" w:name="_Toc417423419"/>
      <w:bookmarkEnd w:id="11"/>
      <w:r>
        <w:rPr>
          <w:lang w:val="en-GB"/>
        </w:rPr>
        <w:t>Introduction</w:t>
      </w:r>
    </w:p>
    <w:p>
      <w:pPr>
        <w:pStyle w:val="Heading2"/>
        <w:numPr>
          <w:ilvl w:val="1"/>
          <w:numId w:val="1"/>
        </w:numPr>
        <w:rPr/>
      </w:pPr>
      <w:bookmarkStart w:id="12" w:name="_Toc378755930"/>
      <w:bookmarkStart w:id="13" w:name="_Toc417423420"/>
      <w:bookmarkStart w:id="14" w:name="_Toc25539012531"/>
      <w:bookmarkStart w:id="15" w:name="_Toc25418275031"/>
      <w:bookmarkEnd w:id="12"/>
      <w:bookmarkEnd w:id="13"/>
      <w:bookmarkEnd w:id="14"/>
      <w:bookmarkEnd w:id="15"/>
      <w:r>
        <w:rPr/>
        <w:t>Purpose and Scope</w:t>
      </w:r>
    </w:p>
    <w:p>
      <w:pPr>
        <w:pStyle w:val="Normal"/>
        <w:rPr>
          <w:sz w:val="22"/>
          <w:szCs w:val="22"/>
        </w:rPr>
      </w:pPr>
      <w:r>
        <w:rPr>
          <w:sz w:val="22"/>
          <w:szCs w:val="22"/>
        </w:rPr>
        <w:t>This document is the Design Definition File (DDF) of the Sentinel-2 for Agriculture (Sen2-Agri) project funded by the European Space Agency (ESA).</w:t>
      </w:r>
    </w:p>
    <w:p>
      <w:pPr>
        <w:pStyle w:val="Normal"/>
        <w:rPr>
          <w:sz w:val="22"/>
          <w:szCs w:val="22"/>
        </w:rPr>
      </w:pPr>
      <w:r>
        <w:rPr>
          <w:sz w:val="22"/>
          <w:szCs w:val="22"/>
        </w:rPr>
        <w:t xml:space="preserve">It describes the final algorithms of the 4 final products in the form of an Algorithm Theoretical Basis Document and provides a description of the general architectural </w:t>
      </w:r>
      <w:r>
        <w:rPr>
          <w:rFonts w:eastAsia="SymbolMT"/>
          <w:sz w:val="22"/>
          <w:szCs w:val="22"/>
          <w:lang w:eastAsia="fr-FR"/>
        </w:rPr>
        <w:t xml:space="preserve">and </w:t>
      </w:r>
      <w:r>
        <w:rPr>
          <w:sz w:val="22"/>
          <w:szCs w:val="22"/>
        </w:rPr>
        <w:t xml:space="preserve">internal interfaces design of the Sen2-Agri </w:t>
      </w:r>
      <w:r>
        <w:rPr>
          <w:rFonts w:eastAsia="SymbolMT"/>
          <w:sz w:val="22"/>
          <w:szCs w:val="22"/>
          <w:lang w:eastAsia="fr-FR"/>
        </w:rPr>
        <w:t xml:space="preserve">processing system. It also defines </w:t>
      </w:r>
      <w:r>
        <w:rPr>
          <w:sz w:val="22"/>
          <w:szCs w:val="22"/>
        </w:rPr>
        <w:t xml:space="preserve">specification of each component identified. </w:t>
      </w:r>
    </w:p>
    <w:p>
      <w:pPr>
        <w:pStyle w:val="Normal"/>
        <w:rPr>
          <w:rFonts w:cs="Arial"/>
          <w:sz w:val="22"/>
          <w:szCs w:val="22"/>
        </w:rPr>
      </w:pPr>
      <w:r>
        <w:rPr>
          <w:rFonts w:cs="Arial"/>
          <w:sz w:val="22"/>
          <w:szCs w:val="22"/>
        </w:rPr>
        <w:t xml:space="preserve">This DDF document is the key input of the other development activities of the task 3 as it defines the preliminary design and part of detail design of the system. </w:t>
      </w:r>
    </w:p>
    <w:p>
      <w:pPr>
        <w:pStyle w:val="Heading2"/>
        <w:numPr>
          <w:ilvl w:val="1"/>
          <w:numId w:val="1"/>
        </w:numPr>
        <w:rPr/>
      </w:pPr>
      <w:bookmarkStart w:id="16" w:name="_Toc378755931"/>
      <w:bookmarkStart w:id="17" w:name="_Toc417423421"/>
      <w:r>
        <w:rPr/>
        <w:t>Structure of the Document</w:t>
      </w:r>
      <w:bookmarkEnd w:id="16"/>
      <w:bookmarkEnd w:id="17"/>
      <w:r>
        <w:rPr/>
        <w:t xml:space="preserve"> </w:t>
      </w:r>
    </w:p>
    <w:p>
      <w:pPr>
        <w:pStyle w:val="Normal"/>
        <w:rPr>
          <w:sz w:val="22"/>
          <w:lang w:eastAsia="fr-FR"/>
        </w:rPr>
      </w:pPr>
      <w:r>
        <w:rPr>
          <w:sz w:val="22"/>
          <w:lang w:eastAsia="fr-FR"/>
        </w:rPr>
        <w:t>After this introduction, this document contains 3 main sections that describe:</w:t>
      </w:r>
    </w:p>
    <w:p>
      <w:pPr>
        <w:pStyle w:val="Normal"/>
        <w:numPr>
          <w:ilvl w:val="0"/>
          <w:numId w:val="2"/>
        </w:numPr>
        <w:rPr>
          <w:rFonts w:eastAsia="SymbolMT"/>
          <w:sz w:val="22"/>
          <w:lang w:eastAsia="fr-FR"/>
        </w:rPr>
      </w:pPr>
      <w:r>
        <w:rPr>
          <w:rFonts w:eastAsia="SymbolMT"/>
          <w:sz w:val="22"/>
          <w:lang w:eastAsia="fr-FR"/>
        </w:rPr>
        <w:t>The design overview;</w:t>
      </w:r>
    </w:p>
    <w:p>
      <w:pPr>
        <w:pStyle w:val="Normal"/>
        <w:numPr>
          <w:ilvl w:val="0"/>
          <w:numId w:val="2"/>
        </w:numPr>
        <w:rPr>
          <w:rFonts w:eastAsia="SymbolMT"/>
          <w:sz w:val="22"/>
          <w:lang w:eastAsia="fr-FR"/>
        </w:rPr>
      </w:pPr>
      <w:r>
        <w:rPr>
          <w:rFonts w:eastAsia="SymbolMT"/>
          <w:sz w:val="22"/>
          <w:lang w:eastAsia="fr-FR"/>
        </w:rPr>
        <w:t xml:space="preserve">The detail description of system design in terms of architecture, components and interfaces; </w:t>
      </w:r>
    </w:p>
    <w:p>
      <w:pPr>
        <w:pStyle w:val="Normal"/>
        <w:numPr>
          <w:ilvl w:val="0"/>
          <w:numId w:val="2"/>
        </w:numPr>
        <w:rPr>
          <w:rFonts w:eastAsia="SymbolMT"/>
          <w:sz w:val="22"/>
          <w:lang w:eastAsia="fr-FR"/>
        </w:rPr>
      </w:pPr>
      <w:r>
        <w:rPr>
          <w:rFonts w:eastAsia="SymbolMT"/>
          <w:sz w:val="22"/>
          <w:lang w:eastAsia="fr-FR"/>
        </w:rPr>
        <w:t xml:space="preserve">The traceability from the system requirements. </w:t>
      </w:r>
    </w:p>
    <w:p>
      <w:pPr>
        <w:pStyle w:val="Heading2"/>
        <w:numPr>
          <w:ilvl w:val="1"/>
          <w:numId w:val="1"/>
        </w:numPr>
        <w:rPr/>
      </w:pPr>
      <w:bookmarkStart w:id="18" w:name="_Ref358058643"/>
      <w:bookmarkStart w:id="19" w:name="_Toc378755932"/>
      <w:bookmarkStart w:id="20" w:name="_Toc417423422"/>
      <w:bookmarkStart w:id="21" w:name="_Toc254182751"/>
      <w:bookmarkStart w:id="22" w:name="_Toc255390126"/>
      <w:bookmarkEnd w:id="18"/>
      <w:bookmarkEnd w:id="19"/>
      <w:bookmarkEnd w:id="20"/>
      <w:bookmarkEnd w:id="21"/>
      <w:bookmarkEnd w:id="22"/>
      <w:r>
        <w:rPr/>
        <w:t>References</w:t>
      </w:r>
    </w:p>
    <w:p>
      <w:pPr>
        <w:pStyle w:val="Heading3"/>
        <w:numPr>
          <w:ilvl w:val="2"/>
          <w:numId w:val="1"/>
        </w:numPr>
        <w:rPr/>
      </w:pPr>
      <w:bookmarkStart w:id="23" w:name="_Toc378755933"/>
      <w:bookmarkStart w:id="24" w:name="_Toc416799409"/>
      <w:bookmarkStart w:id="25" w:name="_Toc416974310"/>
      <w:bookmarkStart w:id="26" w:name="_Toc417062937"/>
      <w:bookmarkStart w:id="27" w:name="_Toc417423423"/>
      <w:bookmarkEnd w:id="23"/>
      <w:bookmarkEnd w:id="24"/>
      <w:bookmarkEnd w:id="25"/>
      <w:bookmarkEnd w:id="26"/>
      <w:bookmarkEnd w:id="27"/>
      <w:r>
        <w:rPr/>
        <w:t>Applicable Documents</w:t>
      </w:r>
    </w:p>
    <w:tbl>
      <w:tblPr>
        <w:tblW w:w="5000" w:type="pct"/>
        <w:jc w:val="left"/>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103" w:type="dxa"/>
          <w:bottom w:w="0" w:type="dxa"/>
          <w:right w:w="108" w:type="dxa"/>
        </w:tblCellMar>
        <w:tblLook w:val="00a0" w:noVBand="0" w:noHBand="0" w:lastColumn="0" w:firstColumn="1" w:lastRow="0" w:firstRow="1"/>
      </w:tblPr>
      <w:tblGrid>
        <w:gridCol w:w="724"/>
        <w:gridCol w:w="4066"/>
        <w:gridCol w:w="2179"/>
        <w:gridCol w:w="731"/>
        <w:gridCol w:w="1372"/>
      </w:tblGrid>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tcPr>
          <w:p>
            <w:pPr>
              <w:pStyle w:val="Normal"/>
              <w:spacing w:before="48" w:after="48"/>
              <w:rPr>
                <w:rFonts w:ascii="Calibri" w:hAnsi="Calibri"/>
                <w:b/>
                <w:b/>
                <w:color w:val="FFFFFF"/>
                <w:sz w:val="22"/>
                <w:szCs w:val="22"/>
              </w:rPr>
            </w:pPr>
            <w:r>
              <w:rPr>
                <w:rFonts w:ascii="Calibri" w:hAnsi="Calibri"/>
                <w:b/>
                <w:color w:val="FFFFFF"/>
                <w:sz w:val="22"/>
                <w:szCs w:val="22"/>
              </w:rPr>
              <w:t>ID</w:t>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tcPr>
          <w:p>
            <w:pPr>
              <w:pStyle w:val="Normal"/>
              <w:spacing w:before="48" w:after="48"/>
              <w:rPr>
                <w:rFonts w:ascii="Calibri" w:hAnsi="Calibri"/>
                <w:b/>
                <w:b/>
                <w:color w:val="FFFFFF"/>
                <w:sz w:val="22"/>
                <w:szCs w:val="22"/>
              </w:rPr>
            </w:pPr>
            <w:r>
              <w:rPr>
                <w:rFonts w:ascii="Calibri" w:hAnsi="Calibri"/>
                <w:b/>
                <w:color w:val="FFFFFF"/>
                <w:sz w:val="22"/>
                <w:szCs w:val="22"/>
              </w:rPr>
              <w:t>Title</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tcPr>
          <w:p>
            <w:pPr>
              <w:pStyle w:val="Normal"/>
              <w:spacing w:before="48" w:after="48"/>
              <w:rPr>
                <w:rFonts w:ascii="Calibri" w:hAnsi="Calibri"/>
                <w:b/>
                <w:b/>
                <w:color w:val="FFFFFF"/>
                <w:sz w:val="22"/>
                <w:szCs w:val="22"/>
              </w:rPr>
            </w:pPr>
            <w:r>
              <w:rPr>
                <w:rFonts w:ascii="Calibri" w:hAnsi="Calibri"/>
                <w:b/>
                <w:color w:val="FFFFFF"/>
                <w:sz w:val="22"/>
                <w:szCs w:val="22"/>
              </w:rPr>
              <w:t>Code</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tcPr>
          <w:p>
            <w:pPr>
              <w:pStyle w:val="Normal"/>
              <w:spacing w:before="48" w:after="48"/>
              <w:rPr>
                <w:rFonts w:ascii="Calibri" w:hAnsi="Calibri"/>
                <w:b/>
                <w:b/>
                <w:color w:val="FFFFFF"/>
                <w:sz w:val="22"/>
                <w:szCs w:val="22"/>
              </w:rPr>
            </w:pPr>
            <w:r>
              <w:rPr>
                <w:rFonts w:ascii="Calibri" w:hAnsi="Calibri"/>
                <w:b/>
                <w:color w:val="FFFFFF"/>
                <w:sz w:val="22"/>
                <w:szCs w:val="22"/>
              </w:rPr>
              <w:t>Issue</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tcPr>
          <w:p>
            <w:pPr>
              <w:pStyle w:val="Normal"/>
              <w:spacing w:before="48" w:after="48"/>
              <w:rPr>
                <w:rFonts w:ascii="Calibri" w:hAnsi="Calibri"/>
                <w:b/>
                <w:b/>
                <w:color w:val="FFFFFF"/>
                <w:sz w:val="22"/>
                <w:szCs w:val="22"/>
              </w:rPr>
            </w:pPr>
            <w:r>
              <w:rPr>
                <w:rFonts w:ascii="Calibri" w:hAnsi="Calibri"/>
                <w:b/>
                <w:color w:val="FFFFFF"/>
                <w:sz w:val="22"/>
                <w:szCs w:val="22"/>
              </w:rPr>
              <w:t>Date</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bookmarkStart w:id="28" w:name="_Ref417392965"/>
            <w:bookmarkStart w:id="29" w:name="_Ref417392965"/>
            <w:bookmarkEnd w:id="29"/>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Sentinel-2 for Agriculture Statement of Work</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EOEP-DUEP-EOPS-SW-13-0004</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1.0</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26/03/2013</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bookmarkStart w:id="30" w:name="_Ref393791518"/>
            <w:bookmarkStart w:id="31" w:name="_Ref393791518"/>
            <w:bookmarkEnd w:id="31"/>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Sentinel-2 for Agriculture Technical Proposal</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1.0</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bookmarkStart w:id="32" w:name="_Ref393790968"/>
            <w:bookmarkStart w:id="33" w:name="_Ref393790968"/>
            <w:bookmarkEnd w:id="33"/>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Sentinel-2 for Agriculture User Requirements Document</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Sen2-Agri_URD_1.2</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1.2</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25/07/2014</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bookmarkStart w:id="34" w:name="_Ref393804445"/>
            <w:bookmarkStart w:id="35" w:name="_Ref393804445"/>
            <w:bookmarkEnd w:id="35"/>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Sentinel-2 for Agriculture Product Specification Document</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Sen2-Agri_PSD_1.0</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1.0</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29/07/2014</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Sentinel-2 for Agriculture Technical Specifications</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Sen2-Agri_TS_1.0</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1.0</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29/07/2014</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bookmarkStart w:id="36" w:name="_Ref417375782"/>
            <w:bookmarkStart w:id="37" w:name="_Ref417375782"/>
            <w:bookmarkEnd w:id="37"/>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Sentinel-2 for Agriculture Software Development Plan</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Sen2-Agri_SDP_1.0</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1.0</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rPr>
              <w:t>15/10/2014</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lang w:val="en-US"/>
              </w:rPr>
              <w:t>Sentinel-2 for Agriculture Test Data Set documentation</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lang w:val="en-US"/>
              </w:rPr>
              <w:t>Sen2-Agri_TDS_1.2</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lang w:val="en-US"/>
              </w:rPr>
              <w:t>1.2</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rPr>
            </w:pPr>
            <w:r>
              <w:rPr>
                <w:rFonts w:ascii="Calibri" w:hAnsi="Calibri"/>
                <w:sz w:val="22"/>
                <w:szCs w:val="22"/>
                <w:lang w:val="en-US"/>
              </w:rPr>
              <w:t>27/02/2015</w:t>
            </w:r>
          </w:p>
        </w:tc>
      </w:tr>
      <w:tr>
        <w:trPr/>
        <w:tc>
          <w:tcPr>
            <w:tcW w:w="724"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Textodetabla"/>
              <w:numPr>
                <w:ilvl w:val="0"/>
                <w:numId w:val="4"/>
              </w:numPr>
              <w:spacing w:before="4" w:after="4"/>
              <w:ind w:left="0" w:hanging="0"/>
              <w:rPr>
                <w:rFonts w:ascii="Calibri" w:hAnsi="Calibri"/>
                <w:sz w:val="22"/>
                <w:szCs w:val="22"/>
                <w:lang w:val="en-GB"/>
              </w:rPr>
            </w:pPr>
            <w:bookmarkStart w:id="38" w:name="_Ref417393079"/>
            <w:bookmarkStart w:id="39" w:name="_Ref417393079"/>
            <w:bookmarkEnd w:id="39"/>
            <w:r>
              <w:rPr>
                <w:rFonts w:ascii="Calibri" w:hAnsi="Calibri"/>
                <w:sz w:val="22"/>
                <w:szCs w:val="22"/>
                <w:lang w:val="en-GB"/>
              </w:rPr>
            </w:r>
          </w:p>
        </w:tc>
        <w:tc>
          <w:tcPr>
            <w:tcW w:w="40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lang w:val="en-US"/>
              </w:rPr>
            </w:pPr>
            <w:r>
              <w:rPr>
                <w:rFonts w:ascii="Calibri" w:hAnsi="Calibri"/>
                <w:sz w:val="22"/>
                <w:szCs w:val="22"/>
                <w:lang w:val="en-US"/>
              </w:rPr>
              <w:t xml:space="preserve">Sentinel-2 for Agriculture Design Justification File </w:t>
            </w:r>
          </w:p>
        </w:tc>
        <w:tc>
          <w:tcPr>
            <w:tcW w:w="2179"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lang w:val="en-US"/>
              </w:rPr>
            </w:pPr>
            <w:r>
              <w:rPr>
                <w:rFonts w:ascii="Calibri" w:hAnsi="Calibri"/>
                <w:sz w:val="22"/>
                <w:szCs w:val="22"/>
                <w:lang w:val="en-US"/>
              </w:rPr>
              <w:t>Sen2-Agri_DJF_1.1</w:t>
            </w:r>
          </w:p>
        </w:tc>
        <w:tc>
          <w:tcPr>
            <w:tcW w:w="731"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lang w:val="en-US"/>
              </w:rPr>
            </w:pPr>
            <w:r>
              <w:rPr>
                <w:rFonts w:ascii="Calibri" w:hAnsi="Calibri"/>
                <w:sz w:val="22"/>
                <w:szCs w:val="22"/>
                <w:lang w:val="en-US"/>
              </w:rPr>
              <w:t>1.1</w:t>
            </w:r>
          </w:p>
        </w:tc>
        <w:tc>
          <w:tcPr>
            <w:tcW w:w="1372"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103" w:type="dxa"/>
            </w:tcMar>
          </w:tcPr>
          <w:p>
            <w:pPr>
              <w:pStyle w:val="Normal"/>
              <w:spacing w:before="48" w:after="48"/>
              <w:rPr>
                <w:rFonts w:ascii="Calibri" w:hAnsi="Calibri"/>
                <w:sz w:val="22"/>
                <w:szCs w:val="22"/>
                <w:lang w:val="en-US"/>
              </w:rPr>
            </w:pPr>
            <w:r>
              <w:rPr>
                <w:rFonts w:ascii="Calibri" w:hAnsi="Calibri"/>
                <w:sz w:val="22"/>
                <w:szCs w:val="22"/>
                <w:lang w:val="en-US"/>
              </w:rPr>
              <w:t>15/04/2015</w:t>
            </w:r>
          </w:p>
        </w:tc>
      </w:tr>
    </w:tbl>
    <w:p>
      <w:pPr>
        <w:pStyle w:val="Caption1"/>
        <w:rPr/>
      </w:pPr>
      <w:bookmarkStart w:id="40" w:name="_Toc378756211"/>
      <w:bookmarkStart w:id="41" w:name="_Toc416799406"/>
      <w:bookmarkStart w:id="42" w:name="_Toc416974307"/>
      <w:bookmarkStart w:id="43" w:name="_Toc417422295"/>
      <w:r>
        <w:rPr>
          <w:lang w:val="en-GB"/>
        </w:rPr>
        <w:t xml:space="preserve">Table </w:t>
      </w:r>
      <w:r>
        <w:fldChar w:fldCharType="begin"/>
      </w:r>
      <w:r>
        <w:instrText>STYLEREF 1 \s</w:instrText>
      </w:r>
      <w:r>
        <w:fldChar w:fldCharType="separate"/>
      </w:r>
      <w:bookmarkStart w:id="44" w:name="__Fieldmark__4501_51071921"/>
      <w:r>
        <w:rPr>
          <w:lang w:val="en-GB"/>
        </w:rPr>
        <w:t>1</w:t>
      </w:r>
      <w:bookmarkStart w:id="45" w:name="__Fieldmark__4521_714155160"/>
      <w:r>
        <w:rPr>
          <w:lang w:val="en-GB"/>
        </w:rPr>
      </w:r>
      <w:r>
        <w:fldChar w:fldCharType="end"/>
      </w:r>
      <w:bookmarkEnd w:id="44"/>
      <w:bookmarkEnd w:id="45"/>
      <w:r>
        <w:rPr>
          <w:lang w:val="en-GB"/>
        </w:rPr>
        <w:noBreakHyphen/>
      </w:r>
      <w:r>
        <w:rPr>
          <w:lang w:val="en-GB"/>
        </w:rPr>
        <w:fldChar w:fldCharType="begin"/>
      </w:r>
      <w:r>
        <w:instrText> SEQ Table \* ARABIC </w:instrText>
      </w:r>
      <w:r>
        <w:fldChar w:fldCharType="separate"/>
      </w:r>
      <w:r>
        <w:t>1</w:t>
      </w:r>
      <w:r>
        <w:fldChar w:fldCharType="end"/>
      </w:r>
      <w:bookmarkEnd w:id="40"/>
      <w:bookmarkEnd w:id="41"/>
      <w:bookmarkEnd w:id="42"/>
      <w:bookmarkEnd w:id="43"/>
      <w:r>
        <w:rPr>
          <w:lang w:val="en-GB"/>
        </w:rPr>
        <w:t>: Applicable documents</w:t>
      </w:r>
    </w:p>
    <w:p>
      <w:pPr>
        <w:pStyle w:val="Heading3"/>
        <w:numPr>
          <w:ilvl w:val="2"/>
          <w:numId w:val="1"/>
        </w:numPr>
        <w:rPr/>
      </w:pPr>
      <w:bookmarkStart w:id="46" w:name="_Toc378755934"/>
      <w:bookmarkStart w:id="47" w:name="_Toc416799410"/>
      <w:bookmarkStart w:id="48" w:name="_Toc416974311"/>
      <w:bookmarkStart w:id="49" w:name="_Toc417062938"/>
      <w:bookmarkStart w:id="50" w:name="_Toc417423424"/>
      <w:bookmarkEnd w:id="46"/>
      <w:bookmarkEnd w:id="47"/>
      <w:bookmarkEnd w:id="48"/>
      <w:bookmarkEnd w:id="49"/>
      <w:bookmarkEnd w:id="50"/>
      <w:r>
        <w:rPr/>
        <w:t>Reference Documents</w:t>
      </w:r>
    </w:p>
    <w:tbl>
      <w:tblPr>
        <w:tblW w:w="5000" w:type="pct"/>
        <w:jc w:val="left"/>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103" w:type="dxa"/>
          <w:bottom w:w="0" w:type="dxa"/>
          <w:right w:w="108" w:type="dxa"/>
        </w:tblCellMar>
        <w:tblLook w:val="00a0" w:noVBand="0" w:noHBand="0" w:lastColumn="0" w:firstColumn="1" w:lastRow="0" w:firstRow="1"/>
      </w:tblPr>
      <w:tblGrid>
        <w:gridCol w:w="905"/>
        <w:gridCol w:w="8166"/>
      </w:tblGrid>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vAlign w:val="center"/>
          </w:tcPr>
          <w:p>
            <w:pPr>
              <w:pStyle w:val="Normal"/>
              <w:spacing w:before="48" w:after="48"/>
              <w:jc w:val="left"/>
              <w:rPr>
                <w:rFonts w:ascii="Calibri" w:hAnsi="Calibri"/>
                <w:b/>
                <w:b/>
                <w:color w:val="FFFFFF"/>
                <w:sz w:val="22"/>
                <w:szCs w:val="22"/>
              </w:rPr>
            </w:pPr>
            <w:r>
              <w:rPr>
                <w:rFonts w:ascii="Calibri" w:hAnsi="Calibri"/>
                <w:b/>
                <w:color w:val="FFFFFF"/>
                <w:sz w:val="22"/>
                <w:szCs w:val="22"/>
              </w:rPr>
              <w:t>ID</w:t>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103" w:type="dxa"/>
            </w:tcMar>
            <w:vAlign w:val="center"/>
          </w:tcPr>
          <w:p>
            <w:pPr>
              <w:pStyle w:val="Normal"/>
              <w:spacing w:before="48" w:after="48"/>
              <w:jc w:val="left"/>
              <w:rPr>
                <w:rFonts w:ascii="Calibri" w:hAnsi="Calibri"/>
                <w:b/>
                <w:b/>
                <w:color w:val="FFFFFF"/>
                <w:sz w:val="22"/>
                <w:szCs w:val="22"/>
              </w:rPr>
            </w:pPr>
            <w:r>
              <w:rPr>
                <w:rFonts w:ascii="Calibri" w:hAnsi="Calibri"/>
                <w:b/>
                <w:color w:val="FFFFFF"/>
                <w:sz w:val="22"/>
                <w:szCs w:val="22"/>
              </w:rPr>
              <w:t>Title</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51" w:name="_Ref358796895"/>
            <w:bookmarkStart w:id="52" w:name="_Ref358796895"/>
            <w:bookmarkEnd w:id="52"/>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Algorithm Theoretical Basis Document for L3 monthly composite product</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53" w:name="_Ref417406278"/>
            <w:bookmarkStart w:id="54" w:name="_Ref417406278"/>
            <w:bookmarkEnd w:id="54"/>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Algorithm Theoretical Basis Document for L3 biophysical product</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55" w:name="_Ref417406795"/>
            <w:bookmarkStart w:id="56" w:name="_Ref417406795"/>
            <w:bookmarkEnd w:id="56"/>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Algorithm Theoretical Basis Document for L4 crop type product</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57" w:name="_Ref358796925"/>
            <w:bookmarkStart w:id="58" w:name="_Ref358796925"/>
            <w:bookmarkEnd w:id="58"/>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Algorithm Theoretical Basis Document for L4 dynamic crop mask product</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59" w:name="_Ref417404553"/>
            <w:bookmarkStart w:id="60" w:name="_Ref417404553"/>
            <w:bookmarkEnd w:id="60"/>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Orfeo ToolBox Cookbook, version 4.4</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61" w:name="_Ref417404503"/>
            <w:bookmarkStart w:id="62" w:name="_Ref417404503"/>
            <w:bookmarkEnd w:id="62"/>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Sentinel-2 User Handbook, 07/07/2014 Issue 1, Rev. 1</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63" w:name="_Ref417404510"/>
            <w:bookmarkStart w:id="64" w:name="_Ref417404510"/>
            <w:bookmarkEnd w:id="64"/>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LandSat8 L1 Data Format Control Book, Version 8</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65" w:name="_Ref417404664"/>
            <w:bookmarkStart w:id="66" w:name="_Ref417404664"/>
            <w:bookmarkEnd w:id="66"/>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SRTM Void Filled documentation, https://lta.cr.usgs.gov/SRTMVF</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67" w:name="_Ref417404717"/>
            <w:bookmarkStart w:id="68" w:name="_Ref417404717"/>
            <w:bookmarkEnd w:id="68"/>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Sentinel-2 PSD, Rev 12</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69" w:name="_Ref417405185"/>
            <w:bookmarkStart w:id="70" w:name="_Ref417405185"/>
            <w:bookmarkEnd w:id="70"/>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 xml:space="preserve">User, installation and operating manual of MACCS chain, Issue 4, Rev. 3., 4/04/2014 </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71" w:name="_Ref417405404"/>
            <w:bookmarkStart w:id="72" w:name="_Ref417405404"/>
            <w:bookmarkEnd w:id="72"/>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lang w:val="fr-BE"/>
              </w:rPr>
            </w:pPr>
            <w:r>
              <w:rPr>
                <w:rFonts w:ascii="Calibri" w:hAnsi="Calibri"/>
                <w:sz w:val="22"/>
                <w:szCs w:val="22"/>
                <w:lang w:val="fr-BE"/>
              </w:rPr>
              <w:t>Gdal Utilities documentation, http://www.gdal.org/gdal_utilities.html</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fr-BE"/>
              </w:rPr>
            </w:pPr>
            <w:bookmarkStart w:id="73" w:name="_Ref417405660"/>
            <w:bookmarkStart w:id="74" w:name="_Ref417405660"/>
            <w:bookmarkEnd w:id="74"/>
            <w:r>
              <w:rPr>
                <w:rFonts w:ascii="Calibri" w:hAnsi="Calibri"/>
                <w:sz w:val="22"/>
                <w:szCs w:val="22"/>
                <w:lang w:val="fr-BE"/>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Sentinel-1 Scientific Data Hub USerGuide, https://scihub.esa.int/twiki/do/view/SciHubUserGuide/WebHome</w:t>
            </w:r>
          </w:p>
        </w:tc>
      </w:tr>
      <w:tr>
        <w:trPr/>
        <w:tc>
          <w:tcPr>
            <w:tcW w:w="905"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extodetabla"/>
              <w:numPr>
                <w:ilvl w:val="0"/>
                <w:numId w:val="5"/>
              </w:numPr>
              <w:spacing w:before="4" w:after="4"/>
              <w:rPr>
                <w:rFonts w:ascii="Calibri" w:hAnsi="Calibri"/>
                <w:sz w:val="22"/>
                <w:szCs w:val="22"/>
                <w:lang w:val="en-GB"/>
              </w:rPr>
            </w:pPr>
            <w:bookmarkStart w:id="75" w:name="_Ref417405732"/>
            <w:bookmarkStart w:id="76" w:name="_Ref417405732"/>
            <w:bookmarkEnd w:id="76"/>
            <w:r>
              <w:rPr>
                <w:rFonts w:ascii="Calibri" w:hAnsi="Calibri"/>
                <w:sz w:val="22"/>
                <w:szCs w:val="22"/>
                <w:lang w:val="en-GB"/>
              </w:rPr>
            </w:r>
          </w:p>
        </w:tc>
        <w:tc>
          <w:tcPr>
            <w:tcW w:w="8166"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103" w:type="dxa"/>
            </w:tcMar>
            <w:vAlign w:val="center"/>
          </w:tcPr>
          <w:p>
            <w:pPr>
              <w:pStyle w:val="Tableautexte"/>
              <w:suppressAutoHyphens w:val="true"/>
              <w:spacing w:lineRule="auto" w:line="276" w:before="48" w:after="48"/>
              <w:rPr>
                <w:rFonts w:ascii="Calibri" w:hAnsi="Calibri"/>
                <w:sz w:val="22"/>
                <w:szCs w:val="22"/>
              </w:rPr>
            </w:pPr>
            <w:r>
              <w:rPr>
                <w:rFonts w:ascii="Calibri" w:hAnsi="Calibri"/>
                <w:sz w:val="22"/>
                <w:szCs w:val="22"/>
              </w:rPr>
              <w:t>LandSat 8 Downlaod tool documentation, https://github.com/olivierhagolle/LANDSAT-Download</w:t>
            </w:r>
          </w:p>
        </w:tc>
      </w:tr>
    </w:tbl>
    <w:p>
      <w:pPr>
        <w:pStyle w:val="Caption1"/>
        <w:rPr/>
      </w:pPr>
      <w:bookmarkStart w:id="77" w:name="_Toc378756212"/>
      <w:bookmarkStart w:id="78" w:name="_Toc416799407"/>
      <w:bookmarkStart w:id="79" w:name="_Toc416974308"/>
      <w:bookmarkStart w:id="80" w:name="_Toc417422296"/>
      <w:r>
        <w:rPr>
          <w:lang w:val="en-GB"/>
        </w:rPr>
        <w:t xml:space="preserve">Table </w:t>
      </w:r>
      <w:r>
        <w:fldChar w:fldCharType="begin"/>
      </w:r>
      <w:r>
        <w:instrText>STYLEREF 1 \s</w:instrText>
      </w:r>
      <w:r>
        <w:fldChar w:fldCharType="separate"/>
      </w:r>
      <w:bookmarkStart w:id="81" w:name="__Fieldmark__4695_51071921"/>
      <w:r>
        <w:rPr>
          <w:lang w:val="en-GB"/>
        </w:rPr>
        <w:t>1</w:t>
      </w:r>
      <w:bookmarkStart w:id="82" w:name="__Fieldmark__4704_714155160"/>
      <w:r>
        <w:rPr>
          <w:lang w:val="en-GB"/>
        </w:rPr>
      </w:r>
      <w:r>
        <w:fldChar w:fldCharType="end"/>
      </w:r>
      <w:bookmarkEnd w:id="81"/>
      <w:bookmarkEnd w:id="82"/>
      <w:r>
        <w:rPr>
          <w:lang w:val="en-GB"/>
        </w:rPr>
        <w:noBreakHyphen/>
      </w:r>
      <w:r>
        <w:rPr>
          <w:lang w:val="en-GB"/>
        </w:rPr>
        <w:fldChar w:fldCharType="begin"/>
      </w:r>
      <w:r>
        <w:instrText> SEQ Table \* ARABIC </w:instrText>
      </w:r>
      <w:r>
        <w:fldChar w:fldCharType="separate"/>
      </w:r>
      <w:r>
        <w:t>2</w:t>
      </w:r>
      <w:r>
        <w:fldChar w:fldCharType="end"/>
      </w:r>
      <w:bookmarkEnd w:id="77"/>
      <w:bookmarkEnd w:id="78"/>
      <w:bookmarkEnd w:id="79"/>
      <w:bookmarkEnd w:id="80"/>
      <w:r>
        <w:rPr>
          <w:lang w:val="en-GB"/>
        </w:rPr>
        <w:t>: Reference documents</w:t>
      </w:r>
    </w:p>
    <w:p>
      <w:pPr>
        <w:pStyle w:val="Heading3"/>
        <w:numPr>
          <w:ilvl w:val="2"/>
          <w:numId w:val="1"/>
        </w:numPr>
        <w:rPr/>
      </w:pPr>
      <w:bookmarkStart w:id="83" w:name="_Toc416799411"/>
      <w:bookmarkStart w:id="84" w:name="_Toc416974312"/>
      <w:bookmarkStart w:id="85" w:name="_Toc417062939"/>
      <w:bookmarkStart w:id="86" w:name="_Toc417423425"/>
      <w:bookmarkStart w:id="87" w:name="_Toc378755935"/>
      <w:r>
        <w:rPr/>
        <w:t xml:space="preserve">Acronyms </w:t>
      </w:r>
      <w:bookmarkEnd w:id="83"/>
      <w:bookmarkEnd w:id="84"/>
      <w:bookmarkEnd w:id="85"/>
      <w:bookmarkEnd w:id="86"/>
      <w:bookmarkEnd w:id="87"/>
      <w:r>
        <w:rPr/>
        <w:t>and Abbreviations</w:t>
      </w:r>
    </w:p>
    <w:tbl>
      <w:tblPr>
        <w:tblW w:w="5000" w:type="pct"/>
        <w:jc w:val="center"/>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65" w:type="dxa"/>
          <w:bottom w:w="0" w:type="dxa"/>
          <w:right w:w="70" w:type="dxa"/>
        </w:tblCellMar>
        <w:tblLook w:val="0000" w:noVBand="0" w:noHBand="0" w:lastColumn="0" w:firstColumn="0" w:lastRow="0" w:firstRow="0"/>
      </w:tblPr>
      <w:tblGrid>
        <w:gridCol w:w="1958"/>
        <w:gridCol w:w="7113"/>
      </w:tblGrid>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65" w:type="dxa"/>
            </w:tcMar>
            <w:vAlign w:val="center"/>
          </w:tcPr>
          <w:p>
            <w:pPr>
              <w:pStyle w:val="Normal"/>
              <w:spacing w:before="48" w:after="48"/>
              <w:rPr>
                <w:rFonts w:ascii="Calibri" w:hAnsi="Calibri"/>
                <w:b/>
                <w:b/>
                <w:color w:val="FFFFFF"/>
              </w:rPr>
            </w:pPr>
            <w:r>
              <w:rPr>
                <w:rFonts w:ascii="Calibri" w:hAnsi="Calibri"/>
                <w:b/>
                <w:color w:val="FFFFFF"/>
                <w:sz w:val="22"/>
                <w:szCs w:val="22"/>
              </w:rPr>
              <w:t xml:space="preserve">Acronym </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006699" w:val="clear"/>
            <w:tcMar>
              <w:left w:w="65" w:type="dxa"/>
            </w:tcMar>
            <w:vAlign w:val="center"/>
          </w:tcPr>
          <w:p>
            <w:pPr>
              <w:pStyle w:val="Normal"/>
              <w:spacing w:before="48" w:after="48"/>
              <w:rPr>
                <w:rFonts w:ascii="Calibri" w:hAnsi="Calibri"/>
                <w:b/>
                <w:b/>
                <w:color w:val="FFFFFF"/>
              </w:rPr>
            </w:pPr>
            <w:r>
              <w:rPr>
                <w:rFonts w:ascii="Calibri" w:hAnsi="Calibri"/>
                <w:b/>
                <w:color w:val="FFFFFF"/>
                <w:sz w:val="22"/>
                <w:szCs w:val="22"/>
              </w:rPr>
              <w:t>Definition</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AD</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Applicable Document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ATD</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Acceptance Test Document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CESBIO</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lang w:val="fr-FR"/>
              </w:rPr>
            </w:pPr>
            <w:r>
              <w:rPr>
                <w:rFonts w:ascii="Calibri" w:hAnsi="Calibri"/>
                <w:sz w:val="22"/>
                <w:szCs w:val="22"/>
                <w:lang w:val="fr-FR"/>
              </w:rPr>
              <w:t>Centre d'Études Spatiales de la Biosphère</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CNES</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Centre National d'Études Spatiales</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CS</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Communication &amp; Systèmes</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CS-R</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CS Romania</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bookmarkStart w:id="88" w:name="_Toc378756213"/>
            <w:r>
              <w:rPr>
                <w:rFonts w:ascii="Calibri" w:hAnsi="Calibri"/>
                <w:sz w:val="22"/>
                <w:szCs w:val="22"/>
              </w:rPr>
              <w:t>DUE</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Data User Element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ECSS</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European Cooperation for Space Standardization</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EO</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Earth Observation</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ESA</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European Space Agency</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GEO</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Group on Earth Observation</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GEOGLAM</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GEO Global Agricultural Monitoring</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GEOSS</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GEO System of Systems</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L1C</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Level 1C</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HMI</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Human Machine Interface</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OTB</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Orfeo ToolBox</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RD</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Reference Document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PSD</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Product Specification Document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RPM</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Redhat Package Manager</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S2</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Sentinel-2</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65" w:type="dxa"/>
            </w:tcMar>
            <w:vAlign w:val="center"/>
          </w:tcPr>
          <w:p>
            <w:pPr>
              <w:pStyle w:val="Normal"/>
              <w:spacing w:before="48" w:after="48"/>
              <w:rPr>
                <w:rFonts w:ascii="Calibri" w:hAnsi="Calibri"/>
                <w:sz w:val="22"/>
              </w:rPr>
            </w:pPr>
            <w:r>
              <w:rPr>
                <w:rFonts w:ascii="Calibri" w:hAnsi="Calibri"/>
                <w:sz w:val="22"/>
              </w:rPr>
              <w:t>Sen2-Agri</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65" w:type="dxa"/>
            </w:tcMar>
            <w:vAlign w:val="center"/>
          </w:tcPr>
          <w:p>
            <w:pPr>
              <w:pStyle w:val="Normal"/>
              <w:spacing w:before="48" w:after="48"/>
              <w:rPr>
                <w:rFonts w:ascii="Calibri" w:hAnsi="Calibri"/>
                <w:sz w:val="22"/>
              </w:rPr>
            </w:pPr>
            <w:r>
              <w:rPr>
                <w:rFonts w:ascii="Calibri" w:hAnsi="Calibri"/>
                <w:sz w:val="22"/>
              </w:rPr>
              <w:t>Sentinel-2 for Agriculture</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SoW</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Statement of Work</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SUM</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Software User Manual</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TDS</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Test Data Set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TS</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Technical Specifications</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65" w:type="dxa"/>
            </w:tcMar>
            <w:vAlign w:val="center"/>
          </w:tcPr>
          <w:p>
            <w:pPr>
              <w:pStyle w:val="Normal"/>
              <w:spacing w:before="48" w:after="48"/>
              <w:rPr>
                <w:rFonts w:ascii="Calibri" w:hAnsi="Calibri"/>
              </w:rPr>
            </w:pPr>
            <w:r>
              <w:rPr>
                <w:rFonts w:ascii="Calibri" w:hAnsi="Calibri"/>
                <w:sz w:val="22"/>
                <w:szCs w:val="22"/>
              </w:rPr>
              <w:t>UCL</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fill="auto" w:val="clear"/>
            <w:tcMar>
              <w:left w:w="65" w:type="dxa"/>
            </w:tcMar>
            <w:vAlign w:val="center"/>
          </w:tcPr>
          <w:p>
            <w:pPr>
              <w:pStyle w:val="Normal"/>
              <w:spacing w:before="48" w:after="48"/>
              <w:rPr>
                <w:rFonts w:ascii="Calibri" w:hAnsi="Calibri"/>
              </w:rPr>
            </w:pPr>
            <w:r>
              <w:rPr>
                <w:rFonts w:ascii="Calibri" w:hAnsi="Calibri"/>
                <w:sz w:val="22"/>
                <w:szCs w:val="22"/>
              </w:rPr>
              <w:t>Université Catholique de Louvain</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UR</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User Requirement</w:t>
            </w:r>
          </w:p>
        </w:tc>
      </w:tr>
      <w:tr>
        <w:trPr/>
        <w:tc>
          <w:tcPr>
            <w:tcW w:w="1958"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URD</w:t>
            </w:r>
          </w:p>
        </w:tc>
        <w:tc>
          <w:tcPr>
            <w:tcW w:w="7113" w:type="dxa"/>
            <w:tcBorders>
              <w:top w:val="single" w:sz="4" w:space="0" w:color="808080"/>
              <w:left w:val="single" w:sz="4" w:space="0" w:color="808080"/>
              <w:bottom w:val="single" w:sz="4" w:space="0" w:color="808080"/>
              <w:right w:val="single" w:sz="4" w:space="0" w:color="808080"/>
              <w:insideH w:val="single" w:sz="4" w:space="0" w:color="808080"/>
              <w:insideV w:val="single" w:sz="4" w:space="0" w:color="808080"/>
            </w:tcBorders>
            <w:shd w:color="auto" w:fill="auto" w:val="clear"/>
            <w:tcMar>
              <w:left w:w="65" w:type="dxa"/>
            </w:tcMar>
            <w:vAlign w:val="center"/>
          </w:tcPr>
          <w:p>
            <w:pPr>
              <w:pStyle w:val="Normal"/>
              <w:spacing w:before="48" w:after="48"/>
              <w:rPr>
                <w:rFonts w:ascii="Calibri" w:hAnsi="Calibri"/>
                <w:sz w:val="22"/>
                <w:szCs w:val="22"/>
              </w:rPr>
            </w:pPr>
            <w:r>
              <w:rPr>
                <w:rFonts w:ascii="Calibri" w:hAnsi="Calibri"/>
                <w:sz w:val="22"/>
                <w:szCs w:val="22"/>
              </w:rPr>
              <w:t>User Requirement Document</w:t>
            </w:r>
          </w:p>
        </w:tc>
      </w:tr>
    </w:tbl>
    <w:p>
      <w:pPr>
        <w:pStyle w:val="Caption1"/>
        <w:rPr/>
      </w:pPr>
      <w:bookmarkStart w:id="89" w:name="_Toc416799408"/>
      <w:bookmarkStart w:id="90" w:name="_Toc416974309"/>
      <w:bookmarkStart w:id="91" w:name="_Toc417422297"/>
      <w:r>
        <w:rPr>
          <w:lang w:val="en-GB"/>
        </w:rPr>
        <w:t xml:space="preserve">Table </w:t>
      </w:r>
      <w:r>
        <w:fldChar w:fldCharType="begin"/>
      </w:r>
      <w:r>
        <w:instrText>STYLEREF 1 \s</w:instrText>
      </w:r>
      <w:r>
        <w:fldChar w:fldCharType="separate"/>
      </w:r>
      <w:bookmarkStart w:id="92" w:name="__Fieldmark__4842_51071921"/>
      <w:r>
        <w:rPr>
          <w:lang w:val="en-GB"/>
        </w:rPr>
        <w:t>1</w:t>
      </w:r>
      <w:bookmarkStart w:id="93" w:name="__Fieldmark__4860_714155160"/>
      <w:r>
        <w:rPr>
          <w:lang w:val="en-GB"/>
        </w:rPr>
      </w:r>
      <w:r>
        <w:fldChar w:fldCharType="end"/>
      </w:r>
      <w:bookmarkEnd w:id="92"/>
      <w:bookmarkEnd w:id="93"/>
      <w:r>
        <w:rPr>
          <w:lang w:val="en-GB"/>
        </w:rPr>
        <w:noBreakHyphen/>
      </w:r>
      <w:r>
        <w:rPr>
          <w:lang w:val="en-GB"/>
        </w:rPr>
        <w:fldChar w:fldCharType="begin"/>
      </w:r>
      <w:r>
        <w:instrText> SEQ Table \* ARABIC </w:instrText>
      </w:r>
      <w:r>
        <w:fldChar w:fldCharType="separate"/>
      </w:r>
      <w:r>
        <w:t>3</w:t>
      </w:r>
      <w:r>
        <w:fldChar w:fldCharType="end"/>
      </w:r>
      <w:r>
        <w:rPr>
          <w:lang w:val="en-GB"/>
        </w:rPr>
        <w:t>: Acronyms</w:t>
      </w:r>
      <w:bookmarkEnd w:id="88"/>
      <w:bookmarkEnd w:id="89"/>
      <w:bookmarkEnd w:id="90"/>
      <w:bookmarkEnd w:id="91"/>
      <w:r>
        <w:rPr>
          <w:lang w:val="en-GB"/>
        </w:rPr>
        <w:tab/>
      </w:r>
    </w:p>
    <w:p>
      <w:pPr>
        <w:pStyle w:val="Heading1"/>
        <w:numPr>
          <w:ilvl w:val="0"/>
          <w:numId w:val="1"/>
        </w:numPr>
        <w:rPr>
          <w:lang w:val="en-GB"/>
        </w:rPr>
      </w:pPr>
      <w:bookmarkStart w:id="94" w:name="_Toc417423426"/>
      <w:bookmarkStart w:id="95" w:name="_Toc254182751216"/>
      <w:bookmarkStart w:id="96" w:name="_Toc255390126216"/>
      <w:bookmarkEnd w:id="94"/>
      <w:bookmarkEnd w:id="95"/>
      <w:bookmarkEnd w:id="96"/>
      <w:r>
        <w:rPr>
          <w:lang w:val="en-GB"/>
        </w:rPr>
        <w:t>System Algorithm Theoretical Basis Documents</w:t>
      </w:r>
    </w:p>
    <w:p>
      <w:pPr>
        <w:pStyle w:val="Normal"/>
        <w:rPr>
          <w:lang w:val="en-US"/>
        </w:rPr>
      </w:pPr>
      <w:r>
        <w:rPr>
          <w:lang w:val="en-US"/>
        </w:rPr>
        <w:t xml:space="preserve">The objective of the Sen2-Agri system is to produce the different EO products required by the users based on the processing of the S2 L1C product. These different products are:  </w:t>
      </w:r>
    </w:p>
    <w:p>
      <w:pPr>
        <w:pStyle w:val="Normal"/>
        <w:numPr>
          <w:ilvl w:val="0"/>
          <w:numId w:val="2"/>
        </w:numPr>
        <w:rPr>
          <w:lang w:val="en-US"/>
        </w:rPr>
      </w:pPr>
      <w:r>
        <w:rPr>
          <w:lang w:val="en-US"/>
        </w:rPr>
        <w:t>composites of cloud free surface reflectance values ;</w:t>
      </w:r>
    </w:p>
    <w:p>
      <w:pPr>
        <w:pStyle w:val="Normal"/>
        <w:numPr>
          <w:ilvl w:val="0"/>
          <w:numId w:val="2"/>
        </w:numPr>
        <w:rPr>
          <w:lang w:val="en-US"/>
        </w:rPr>
      </w:pPr>
      <w:r>
        <w:rPr>
          <w:lang w:val="en-US"/>
        </w:rPr>
        <w:t>dynamic cropland masks;</w:t>
      </w:r>
    </w:p>
    <w:p>
      <w:pPr>
        <w:pStyle w:val="Normal"/>
        <w:numPr>
          <w:ilvl w:val="0"/>
          <w:numId w:val="2"/>
        </w:numPr>
        <w:rPr>
          <w:lang w:val="en-US"/>
        </w:rPr>
      </w:pPr>
      <w:r>
        <w:rPr>
          <w:lang w:val="en-US"/>
        </w:rPr>
        <w:t>cultivated crop type maps and area extent;</w:t>
      </w:r>
    </w:p>
    <w:p>
      <w:pPr>
        <w:pStyle w:val="Normal"/>
        <w:numPr>
          <w:ilvl w:val="0"/>
          <w:numId w:val="2"/>
        </w:numPr>
        <w:rPr>
          <w:lang w:val="en-US"/>
        </w:rPr>
      </w:pPr>
      <w:r>
        <w:rPr>
          <w:lang w:val="en-US"/>
        </w:rPr>
        <w:t>vegetation status indicators.</w:t>
      </w:r>
    </w:p>
    <w:p>
      <w:pPr>
        <w:pStyle w:val="Normal"/>
        <w:rPr/>
      </w:pPr>
      <w:r>
        <w:rPr>
          <w:lang w:val="en-US"/>
        </w:rPr>
        <w:t>A key activity of the project was the benchmarking which aimed at selecting the “best” algorithms for fulfilling to a maximum extent to the user requirements and the products specifications [</w:t>
      </w:r>
      <w:r>
        <w:rPr>
          <w:lang w:val="en-US"/>
        </w:rPr>
        <w:fldChar w:fldCharType="begin"/>
      </w:r>
      <w:r>
        <w:instrText> REF _Ref417392965 \r \h </w:instrText>
      </w:r>
      <w:r>
        <w:fldChar w:fldCharType="separate"/>
      </w:r>
      <w:r>
        <w:t>AD.1</w:t>
      </w:r>
      <w:r>
        <w:fldChar w:fldCharType="end"/>
      </w:r>
      <w:r>
        <w:rPr>
          <w:lang w:val="en-US"/>
        </w:rPr>
        <w:t xml:space="preserve">]. </w:t>
      </w:r>
    </w:p>
    <w:p>
      <w:pPr>
        <w:pStyle w:val="Normal"/>
        <w:rPr/>
      </w:pPr>
      <w:r>
        <w:rPr>
          <w:lang w:val="en-US"/>
        </w:rPr>
        <w:t xml:space="preserve">For each product, a minimum of 5 concurrent algorithms were benchmarked – i.e. applied, assessed and inter-compared </w:t>
      </w:r>
      <w:r>
        <w:rPr/>
        <w:t>in considering the user-focus with critical attention</w:t>
      </w:r>
      <w:r>
        <w:rPr>
          <w:lang w:val="en-US"/>
        </w:rPr>
        <w:t xml:space="preserve"> – on a set of pre-defined test sites. A list of 12 sites was defined in the earlier stage of the project [</w:t>
      </w:r>
      <w:r>
        <w:rPr>
          <w:lang w:val="en-US"/>
        </w:rPr>
        <w:fldChar w:fldCharType="begin"/>
      </w:r>
      <w:r>
        <w:instrText> REF _Ref393790968 \r \h </w:instrText>
      </w:r>
      <w:r>
        <w:fldChar w:fldCharType="separate"/>
      </w:r>
      <w:r>
        <w:t>AD.3</w:t>
      </w:r>
      <w:r>
        <w:fldChar w:fldCharType="end"/>
      </w:r>
      <w:r>
        <w:rPr>
          <w:lang w:val="en-US"/>
        </w:rPr>
        <w:t xml:space="preserve">] and EO and in-situ data were acquired for each of them, constituting the Test Data Set (TDS). This TDS is made of high spatial resolution time series from the year 2013 (images mainly acquired by Spot 4-Take 5 (S4-T5) and complemented with Landsat 8 (L8) and RapidEye (RE) sensors) and of field data from the same year. </w:t>
      </w:r>
    </w:p>
    <w:p>
      <w:pPr>
        <w:pStyle w:val="Normal"/>
        <w:rPr>
          <w:lang w:val="en-US"/>
        </w:rPr>
      </w:pPr>
      <w:r>
        <w:rPr>
          <w:lang w:val="en-US"/>
        </w:rPr>
        <w:t xml:space="preserve">The algorithms tested for each product were selected based on literature review and on an exploratory phase carried out to select the most interesting ones out of all possibilities offered by the state of the art. </w:t>
      </w:r>
    </w:p>
    <w:p>
      <w:pPr>
        <w:pStyle w:val="Normal"/>
        <w:rPr/>
      </w:pPr>
      <w:r>
        <w:rPr/>
        <w:t xml:space="preserve">In order to make this exercise as transparent as possible, the analytical approach for products assessment was agreed before the exercise. </w:t>
      </w:r>
    </w:p>
    <w:p>
      <w:pPr>
        <w:pStyle w:val="Normal"/>
        <w:rPr/>
      </w:pPr>
      <w:r>
        <w:rPr/>
        <w:t>The benchmarking resulted in the selection of one algorithm (or combination of algorithms) for each product. All the process is documented in 4 documents specific to each product [</w:t>
      </w:r>
      <w:r>
        <w:rPr/>
        <w:fldChar w:fldCharType="begin"/>
      </w:r>
      <w:r>
        <w:instrText> REF _Ref417393079 \r \h </w:instrText>
      </w:r>
      <w:r>
        <w:fldChar w:fldCharType="separate"/>
      </w:r>
      <w:r>
        <w:t>AD.8</w:t>
      </w:r>
      <w:r>
        <w:fldChar w:fldCharType="end"/>
      </w:r>
      <w:r>
        <w:rPr/>
        <w:t xml:space="preserve">]. In the DDF, these selected algorithms are described in the form of Algorithm Theoretical Basis Document (ATBD). </w:t>
      </w:r>
    </w:p>
    <w:p>
      <w:pPr>
        <w:pStyle w:val="Normal"/>
        <w:rPr/>
      </w:pPr>
      <w:r>
        <w:rPr/>
        <w:t xml:space="preserve">The ATBD for the 4 products are presented as 4 separate chapters, one for each product: </w:t>
      </w:r>
    </w:p>
    <w:p>
      <w:pPr>
        <w:pStyle w:val="ListBullet2"/>
        <w:numPr>
          <w:ilvl w:val="0"/>
          <w:numId w:val="3"/>
        </w:numPr>
        <w:rPr/>
      </w:pPr>
      <w:r>
        <w:rPr/>
        <w:t>Algorithm Theoretical Basis Document for L3 monthly composite product [</w:t>
      </w:r>
      <w:r>
        <w:rPr/>
        <w:fldChar w:fldCharType="begin"/>
      </w:r>
      <w:r>
        <w:instrText> REF _Ref358796895 \n \h </w:instrText>
      </w:r>
      <w:r>
        <w:fldChar w:fldCharType="separate"/>
      </w:r>
      <w:r>
        <w:t>RD.1</w:t>
      </w:r>
      <w:r>
        <w:fldChar w:fldCharType="end"/>
      </w:r>
      <w:r>
        <w:rPr/>
        <w:t>];</w:t>
      </w:r>
    </w:p>
    <w:p>
      <w:pPr>
        <w:pStyle w:val="ListBullet2"/>
        <w:numPr>
          <w:ilvl w:val="0"/>
          <w:numId w:val="3"/>
        </w:numPr>
        <w:rPr/>
      </w:pPr>
      <w:r>
        <w:rPr/>
        <w:t>Algorithm Theoretical Basis Document for L4 dynamic crop mask product [</w:t>
      </w:r>
      <w:r>
        <w:rPr/>
        <w:fldChar w:fldCharType="begin"/>
      </w:r>
      <w:r>
        <w:instrText> REF _Ref358796925 \n \h </w:instrText>
      </w:r>
      <w:r>
        <w:fldChar w:fldCharType="separate"/>
      </w:r>
      <w:r>
        <w:t>RD.4</w:t>
      </w:r>
      <w:r>
        <w:fldChar w:fldCharType="end"/>
      </w:r>
      <w:r>
        <w:rPr/>
        <w:t>];</w:t>
      </w:r>
    </w:p>
    <w:p>
      <w:pPr>
        <w:pStyle w:val="ListBullet2"/>
        <w:numPr>
          <w:ilvl w:val="0"/>
          <w:numId w:val="3"/>
        </w:numPr>
        <w:rPr/>
      </w:pPr>
      <w:r>
        <w:rPr/>
        <w:t>Algorithm Theoretical Basis Document for L4 crop type product [</w:t>
      </w:r>
      <w:r>
        <w:rPr/>
        <w:fldChar w:fldCharType="begin"/>
      </w:r>
      <w:r>
        <w:instrText> REF _Ref417406795 \n \h </w:instrText>
      </w:r>
      <w:r>
        <w:fldChar w:fldCharType="separate"/>
      </w:r>
      <w:r>
        <w:t>RD.3</w:t>
      </w:r>
      <w:r>
        <w:fldChar w:fldCharType="end"/>
      </w:r>
      <w:r>
        <w:rPr/>
        <w:t>];</w:t>
      </w:r>
    </w:p>
    <w:p>
      <w:pPr>
        <w:pStyle w:val="ListBullet2"/>
        <w:numPr>
          <w:ilvl w:val="0"/>
          <w:numId w:val="3"/>
        </w:numPr>
        <w:rPr/>
      </w:pPr>
      <w:r>
        <w:rPr/>
        <w:t>Algorithm Theoretical Basis Document for L3 biophysical product [</w:t>
      </w:r>
      <w:r>
        <w:rPr/>
        <w:fldChar w:fldCharType="begin"/>
      </w:r>
      <w:r>
        <w:instrText> REF _Ref417406278 \n \h </w:instrText>
      </w:r>
      <w:r>
        <w:fldChar w:fldCharType="separate"/>
      </w:r>
      <w:r>
        <w:t>RD.2</w:t>
      </w:r>
      <w:r>
        <w:fldChar w:fldCharType="end"/>
      </w:r>
      <w:r>
        <w:rPr/>
        <w:t>].</w:t>
      </w:r>
    </w:p>
    <w:p>
      <w:pPr>
        <w:pStyle w:val="Normal"/>
        <w:rPr>
          <w:lang w:eastAsia="fr-FR"/>
        </w:rPr>
      </w:pPr>
      <w:r>
        <w:rPr>
          <w:lang w:eastAsia="fr-FR"/>
        </w:rPr>
        <w:t xml:space="preserve">Each report contains, at a minimum, the following content: </w:t>
      </w:r>
    </w:p>
    <w:p>
      <w:pPr>
        <w:pStyle w:val="ListBullet2"/>
        <w:numPr>
          <w:ilvl w:val="0"/>
          <w:numId w:val="3"/>
        </w:numPr>
        <w:rPr>
          <w:lang w:eastAsia="fr-FR"/>
        </w:rPr>
      </w:pPr>
      <w:r>
        <w:rPr>
          <w:lang w:eastAsia="fr-FR"/>
        </w:rPr>
        <w:t>An overview of the overall processing chain;</w:t>
      </w:r>
    </w:p>
    <w:p>
      <w:pPr>
        <w:pStyle w:val="ListBullet2"/>
        <w:numPr>
          <w:ilvl w:val="0"/>
          <w:numId w:val="3"/>
        </w:numPr>
        <w:rPr>
          <w:lang w:eastAsia="fr-FR"/>
        </w:rPr>
      </w:pPr>
      <w:r>
        <w:rPr>
          <w:lang w:eastAsia="fr-FR"/>
        </w:rPr>
        <w:t xml:space="preserve">For each processing step: </w:t>
      </w:r>
    </w:p>
    <w:p>
      <w:pPr>
        <w:pStyle w:val="ListBullet2"/>
        <w:numPr>
          <w:ilvl w:val="0"/>
          <w:numId w:val="3"/>
        </w:numPr>
        <w:tabs>
          <w:tab w:val="left" w:pos="1003" w:leader="none"/>
        </w:tabs>
        <w:ind w:left="1003" w:hanging="0"/>
        <w:rPr>
          <w:lang w:eastAsia="fr-FR"/>
        </w:rPr>
      </w:pPr>
      <w:r>
        <w:rPr>
          <w:lang w:eastAsia="fr-FR"/>
        </w:rPr>
        <w:t xml:space="preserve">The scope of the algorithm; </w:t>
      </w:r>
    </w:p>
    <w:p>
      <w:pPr>
        <w:pStyle w:val="ListBullet2"/>
        <w:numPr>
          <w:ilvl w:val="0"/>
          <w:numId w:val="3"/>
        </w:numPr>
        <w:tabs>
          <w:tab w:val="left" w:pos="1003" w:leader="none"/>
        </w:tabs>
        <w:ind w:left="1003" w:hanging="0"/>
        <w:rPr>
          <w:lang w:eastAsia="fr-FR"/>
        </w:rPr>
      </w:pPr>
      <w:r>
        <w:rPr>
          <w:lang w:eastAsia="fr-FR"/>
        </w:rPr>
        <w:t>The workflow with a clear identification of input and output data;</w:t>
      </w:r>
    </w:p>
    <w:p>
      <w:pPr>
        <w:pStyle w:val="ListBullet2"/>
        <w:numPr>
          <w:ilvl w:val="0"/>
          <w:numId w:val="3"/>
        </w:numPr>
        <w:tabs>
          <w:tab w:val="left" w:pos="1003" w:leader="none"/>
        </w:tabs>
        <w:ind w:left="1003" w:hanging="0"/>
        <w:rPr>
          <w:lang w:eastAsia="fr-FR"/>
        </w:rPr>
      </w:pPr>
      <w:r>
        <w:rPr>
          <w:lang w:eastAsia="fr-FR"/>
        </w:rPr>
        <w:t>The algorithm parameters;</w:t>
      </w:r>
    </w:p>
    <w:p>
      <w:pPr>
        <w:pStyle w:val="ListBullet2"/>
        <w:numPr>
          <w:ilvl w:val="0"/>
          <w:numId w:val="3"/>
        </w:numPr>
        <w:tabs>
          <w:tab w:val="left" w:pos="1003" w:leader="none"/>
        </w:tabs>
        <w:ind w:left="1003" w:hanging="0"/>
        <w:rPr/>
      </w:pPr>
      <w:r>
        <w:rPr>
          <w:lang w:eastAsia="fr-FR"/>
        </w:rPr>
        <w:t>The pseudo-code representation.</w:t>
      </w:r>
    </w:p>
    <w:p>
      <w:pPr>
        <w:pStyle w:val="Heading1"/>
        <w:numPr>
          <w:ilvl w:val="0"/>
          <w:numId w:val="1"/>
        </w:numPr>
        <w:rPr>
          <w:lang w:val="en-GB"/>
        </w:rPr>
      </w:pPr>
      <w:bookmarkStart w:id="97" w:name="_Toc417423427"/>
      <w:bookmarkEnd w:id="97"/>
      <w:r>
        <w:rPr>
          <w:lang w:val="en-GB"/>
        </w:rPr>
        <w:t>Design overview</w:t>
      </w:r>
    </w:p>
    <w:p>
      <w:pPr>
        <w:pStyle w:val="Heading2"/>
        <w:numPr>
          <w:ilvl w:val="1"/>
          <w:numId w:val="1"/>
        </w:numPr>
        <w:rPr/>
      </w:pPr>
      <w:bookmarkStart w:id="98" w:name="_Toc417423428"/>
      <w:r>
        <w:rPr/>
        <w:t>System static architecture</w:t>
      </w:r>
      <w:bookmarkEnd w:id="98"/>
      <w:r>
        <w:rPr/>
        <w:t xml:space="preserve"> </w:t>
      </w:r>
    </w:p>
    <w:p>
      <w:pPr>
        <w:pStyle w:val="Normal"/>
        <w:rPr>
          <w:lang w:eastAsia="fr-FR"/>
        </w:rPr>
      </w:pPr>
      <w:r>
        <w:rPr>
          <w:lang w:eastAsia="fr-FR"/>
        </w:rPr>
        <w:t>The system is composed of several layers:</w:t>
      </w:r>
    </w:p>
    <w:p>
      <w:pPr>
        <w:pStyle w:val="ListParagraph"/>
        <w:numPr>
          <w:ilvl w:val="0"/>
          <w:numId w:val="69"/>
        </w:numPr>
        <w:rPr/>
      </w:pPr>
      <w:r>
        <w:rPr/>
        <w:t xml:space="preserve">User interface layer </w:t>
      </w:r>
    </w:p>
    <w:p>
      <w:pPr>
        <w:pStyle w:val="ListParagraph"/>
        <w:numPr>
          <w:ilvl w:val="0"/>
          <w:numId w:val="69"/>
        </w:numPr>
        <w:rPr/>
      </w:pPr>
      <w:r>
        <w:rPr/>
        <w:t>Service layer</w:t>
      </w:r>
    </w:p>
    <w:p>
      <w:pPr>
        <w:pStyle w:val="ListParagraph"/>
        <w:numPr>
          <w:ilvl w:val="0"/>
          <w:numId w:val="69"/>
        </w:numPr>
        <w:rPr/>
      </w:pPr>
      <w:r>
        <w:rPr/>
        <w:t>Persistence layer</w:t>
      </w:r>
    </w:p>
    <w:p>
      <w:pPr>
        <w:pStyle w:val="Normal"/>
        <w:rPr/>
      </w:pPr>
      <w:r>
        <w:rPr>
          <w:lang w:eastAsia="fr-FR"/>
        </w:rPr>
        <w:t xml:space="preserve">The architecture of the system as well as the relationship between the components identified is given in </w:t>
      </w:r>
      <w:r>
        <w:rPr>
          <w:lang w:eastAsia="fr-FR"/>
        </w:rPr>
        <w:fldChar w:fldCharType="begin"/>
      </w:r>
      <w:r>
        <w:instrText> REF _Ref417448798 \h </w:instrText>
      </w:r>
      <w:r>
        <w:fldChar w:fldCharType="separate"/>
      </w:r>
      <w:r>
        <w:t>Figure  3 -1</w:t>
      </w:r>
      <w:r>
        <w:fldChar w:fldCharType="end"/>
      </w:r>
      <w:r>
        <w:rPr>
          <w:lang w:eastAsia="fr-FR"/>
        </w:rPr>
        <w:t>.</w:t>
      </w:r>
    </w:p>
    <w:p>
      <w:pPr>
        <w:pStyle w:val="Normal"/>
        <w:jc w:val="center"/>
        <w:rPr/>
      </w:pPr>
      <w:r>
        <w:rPr/>
        <w:drawing>
          <wp:inline distT="0" distB="0" distL="0" distR="0">
            <wp:extent cx="5753100" cy="3543300"/>
            <wp:effectExtent l="0" t="0" r="0" b="0"/>
            <wp:docPr id="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
                    <pic:cNvPicPr>
                      <a:picLocks noChangeAspect="1" noChangeArrowheads="1"/>
                    </pic:cNvPicPr>
                  </pic:nvPicPr>
                  <pic:blipFill>
                    <a:blip r:embed="rId12"/>
                    <a:stretch>
                      <a:fillRect/>
                    </a:stretch>
                  </pic:blipFill>
                  <pic:spPr bwMode="auto">
                    <a:xfrm>
                      <a:off x="0" y="0"/>
                      <a:ext cx="5753100" cy="3543300"/>
                    </a:xfrm>
                    <a:prstGeom prst="rect">
                      <a:avLst/>
                    </a:prstGeom>
                    <a:noFill/>
                    <a:ln w="9525">
                      <a:noFill/>
                      <a:miter lim="800000"/>
                      <a:headEnd/>
                      <a:tailEnd/>
                    </a:ln>
                  </pic:spPr>
                </pic:pic>
              </a:graphicData>
            </a:graphic>
          </wp:inline>
        </w:drawing>
      </w:r>
    </w:p>
    <w:p>
      <w:pPr>
        <w:pStyle w:val="Caption1"/>
        <w:rPr/>
      </w:pPr>
      <w:bookmarkStart w:id="99" w:name="_Toc417422258"/>
      <w:bookmarkStart w:id="100" w:name="_Ref417448798"/>
      <w:r>
        <w:rPr/>
        <w:t xml:space="preserve">Figure </w:t>
      </w:r>
      <w:r>
        <w:fldChar w:fldCharType="begin"/>
      </w:r>
      <w:r>
        <w:instrText>STYLEREF 1 \s</w:instrText>
      </w:r>
      <w:r>
        <w:fldChar w:fldCharType="separate"/>
      </w:r>
      <w:bookmarkStart w:id="101" w:name="__Fieldmark__5058_51071921"/>
      <w:r>
        <w:rPr/>
        <w:t>3</w:t>
      </w:r>
      <w:bookmarkStart w:id="102" w:name="__Fieldmark__5098_714155160"/>
      <w:r>
        <w:rPr/>
      </w:r>
      <w:r>
        <w:fldChar w:fldCharType="end"/>
      </w:r>
      <w:bookmarkEnd w:id="101"/>
      <w:bookmarkEnd w:id="102"/>
      <w:r>
        <w:rPr/>
        <w:noBreakHyphen/>
      </w:r>
      <w:r>
        <w:rPr/>
        <w:fldChar w:fldCharType="begin"/>
      </w:r>
      <w:r>
        <w:instrText> SEQ Figure \* ARABIC </w:instrText>
      </w:r>
      <w:r>
        <w:fldChar w:fldCharType="separate"/>
      </w:r>
      <w:r>
        <w:t>1</w:t>
      </w:r>
      <w:r>
        <w:fldChar w:fldCharType="end"/>
      </w:r>
      <w:bookmarkEnd w:id="99"/>
      <w:bookmarkEnd w:id="100"/>
      <w:r>
        <w:rPr/>
        <w:t>: Software System Architecture</w:t>
      </w:r>
    </w:p>
    <w:p>
      <w:pPr>
        <w:pStyle w:val="Heading3"/>
        <w:numPr>
          <w:ilvl w:val="2"/>
          <w:numId w:val="1"/>
        </w:numPr>
        <w:rPr>
          <w:b w:val="false"/>
          <w:b w:val="false"/>
        </w:rPr>
      </w:pPr>
      <w:bookmarkStart w:id="103" w:name="_Toc416799412"/>
      <w:bookmarkStart w:id="104" w:name="_Toc416974313"/>
      <w:bookmarkStart w:id="105" w:name="_Toc417062940"/>
      <w:bookmarkStart w:id="106" w:name="_Toc417423429"/>
      <w:bookmarkEnd w:id="103"/>
      <w:bookmarkEnd w:id="104"/>
      <w:bookmarkEnd w:id="105"/>
      <w:bookmarkEnd w:id="106"/>
      <w:r>
        <w:rPr/>
        <w:t>User Interface Layer</w:t>
      </w:r>
    </w:p>
    <w:p>
      <w:pPr>
        <w:pStyle w:val="Normal"/>
        <w:rPr/>
      </w:pPr>
      <w:r>
        <w:rPr/>
        <w:t>This layer groups together the components with which users (including system administrators) may interact. Depending on the user role, one or more of the following components may be available:</w:t>
      </w:r>
    </w:p>
    <w:p>
      <w:pPr>
        <w:pStyle w:val="Heading4"/>
        <w:numPr>
          <w:ilvl w:val="3"/>
          <w:numId w:val="1"/>
        </w:numPr>
        <w:rPr/>
      </w:pPr>
      <w:bookmarkStart w:id="107" w:name="_Toc416799413"/>
      <w:bookmarkStart w:id="108" w:name="_Toc416974314"/>
      <w:bookmarkStart w:id="109" w:name="_Toc417062941"/>
      <w:bookmarkStart w:id="110" w:name="_Toc417423430"/>
      <w:bookmarkEnd w:id="107"/>
      <w:bookmarkEnd w:id="108"/>
      <w:bookmarkEnd w:id="109"/>
      <w:bookmarkEnd w:id="110"/>
      <w:r>
        <w:rPr/>
        <w:t>Processing System Configuration Utility</w:t>
      </w:r>
    </w:p>
    <w:p>
      <w:pPr>
        <w:pStyle w:val="Normal"/>
        <w:rPr>
          <w:lang w:eastAsia="fr-FR"/>
        </w:rPr>
      </w:pPr>
      <w:del w:id="0" w:author="Unknown Author" w:date="2015-06-02T18:38:00Z">
        <w:r>
          <w:rPr>
            <w:lang w:eastAsia="fr-FR"/>
          </w:rPr>
          <w:delText>This component allows setting all the processing facility parameters (of course, those that are agreed upon to be modifiable). For a system administrator, all such parameters are available for change, while for a regular user only a subset of them is available for modification.</w:delText>
        </w:r>
      </w:del>
    </w:p>
    <w:p>
      <w:pPr>
        <w:pStyle w:val="Normal"/>
        <w:rPr>
          <w:lang w:eastAsia="fr-FR"/>
        </w:rPr>
      </w:pPr>
      <w:del w:id="1" w:author="Unknown Author" w:date="2015-06-02T18:38:00Z">
        <w:r>
          <w:rPr>
            <w:lang w:eastAsia="fr-FR"/>
          </w:rPr>
          <w:delText>This tool allow to set at the beginning the set of inputs and parameters of the system. This utility save all the parameters into an xml configuration file following a key value scheme. Some of these values are stored as reference. For example the Area Of Interest set by the user is stored in the xml with its filename. Each file element set by the user is copying into the configuration repository with an ID related to the AOI and the time period.</w:delText>
        </w:r>
      </w:del>
    </w:p>
    <w:p>
      <w:pPr>
        <w:pStyle w:val="Normal"/>
        <w:rPr/>
      </w:pPr>
      <w:ins w:id="2" w:author="Unknown Author" w:date="2015-06-02T18:20:00Z">
        <w:r>
          <w:rPr>
            <w:lang w:eastAsia="fr-FR"/>
          </w:rPr>
          <w:t>The configuration utility allows an administrator to change the processing facility parameters.</w:t>
        </w:r>
      </w:ins>
      <w:ins w:id="3" w:author="Unknown Author" w:date="2015-06-02T18:36:00Z">
        <w:r>
          <w:rPr>
            <w:lang w:eastAsia="fr-FR"/>
          </w:rPr>
          <w:t xml:space="preserve"> S</w:t>
        </w:r>
      </w:ins>
      <w:ins w:id="4" w:author="Unknown Author" w:date="2015-06-02T18:11:00Z">
        <w:r>
          <w:rPr>
            <w:lang w:eastAsia="fr-FR"/>
          </w:rPr>
          <w:t>ystem parameters are key-value pairs, with keys following a hierarchical scheme.</w:t>
        </w:r>
      </w:ins>
      <w:ins w:id="5" w:author="Unknown Author" w:date="2015-06-02T18:12:00Z">
        <w:r>
          <w:rPr>
            <w:lang w:eastAsia="fr-FR"/>
          </w:rPr>
          <w:t xml:space="preserve"> Parameters c</w:t>
        </w:r>
      </w:ins>
      <w:ins w:id="6" w:author="Unknown Author" w:date="2015-06-02T18:07:00Z">
        <w:r>
          <w:rPr>
            <w:lang w:eastAsia="fr-FR"/>
          </w:rPr>
          <w:t xml:space="preserve">an be configured with a global value that applies to all sites. If desired, a site-specific </w:t>
        </w:r>
      </w:ins>
      <w:ins w:id="7" w:author="Unknown Author" w:date="2015-06-02T18:08:00Z">
        <w:r>
          <w:rPr>
            <w:lang w:eastAsia="fr-FR"/>
          </w:rPr>
          <w:t>value can be assigned to some of them. The values have a type of integer, real, string, file or directory. The settings are stored in a database, but are accessed using the Persistence Manager service.</w:t>
        </w:r>
      </w:ins>
    </w:p>
    <w:p>
      <w:pPr>
        <w:pStyle w:val="Normal"/>
        <w:rPr/>
      </w:pPr>
      <w:ins w:id="8" w:author="Unknown Author" w:date="2015-06-02T18:15:00Z">
        <w:r>
          <w:rPr>
            <w:lang w:eastAsia="fr-FR"/>
          </w:rPr>
          <w:t>The utility uses metadata available in the database to generate its user interface</w:t>
        </w:r>
      </w:ins>
      <w:ins w:id="9" w:author="Unknown Author" w:date="2015-06-02T18:16:00Z">
        <w:r>
          <w:rPr>
            <w:lang w:eastAsia="fr-FR"/>
          </w:rPr>
          <w:t>. Some of the parameters can be marked as “advanced”, which will prevent the user from editing them. Advanced parameters can be modified by connecting directly to the database.</w:t>
        </w:r>
      </w:ins>
    </w:p>
    <w:p>
      <w:pPr>
        <w:pStyle w:val="Normal"/>
        <w:rPr/>
      </w:pPr>
      <w:ins w:id="10" w:author="Unknown Author" w:date="2015-06-02T18:16:00Z">
        <w:r>
          <w:rPr>
            <w:lang w:eastAsia="fr-FR"/>
          </w:rPr>
          <w:t xml:space="preserve">Besides the </w:t>
        </w:r>
      </w:ins>
      <w:ins w:id="11" w:author="Unknown Author" w:date="2015-06-02T18:19:00Z">
        <w:r>
          <w:rPr>
            <w:lang w:eastAsia="fr-FR"/>
          </w:rPr>
          <w:t xml:space="preserve">system-wide </w:t>
        </w:r>
      </w:ins>
      <w:ins w:id="12" w:author="Unknown Author" w:date="2015-06-02T18:17:00Z">
        <w:r>
          <w:rPr>
            <w:lang w:eastAsia="fr-FR"/>
          </w:rPr>
          <w:t>settings mentioned above, each product can be generated using different parameter values, usually be set by the user (e.g. when she adds a subscription).</w:t>
        </w:r>
      </w:ins>
      <w:ins w:id="13" w:author="Unknown Author" w:date="2015-06-02T18:18:00Z">
        <w:r>
          <w:rPr>
            <w:lang w:eastAsia="fr-FR"/>
          </w:rPr>
          <w:t xml:space="preserve"> Editing the per-job settings is outside of scope of the configuration utility.</w:t>
        </w:r>
      </w:ins>
    </w:p>
    <w:p>
      <w:pPr>
        <w:pStyle w:val="Normal"/>
        <w:rPr/>
      </w:pPr>
      <w:r>
        <w:rPr>
          <w:lang w:eastAsia="fr-FR"/>
        </w:rPr>
        <w:t xml:space="preserve">The list of user parameters is summarized in </w:t>
      </w:r>
      <w:r>
        <w:rPr>
          <w:lang w:eastAsia="fr-FR"/>
        </w:rPr>
        <w:fldChar w:fldCharType="begin"/>
      </w:r>
      <w:r>
        <w:instrText> REF _Ref417320328 \h </w:instrText>
      </w:r>
      <w:r>
        <w:fldChar w:fldCharType="separate"/>
      </w:r>
      <w:r>
        <w:t>Table  3 -4</w:t>
      </w:r>
      <w:r>
        <w:fldChar w:fldCharType="end"/>
      </w:r>
      <w:r>
        <w:rPr>
          <w:lang w:eastAsia="fr-FR"/>
        </w:rPr>
        <w:t>.</w:t>
      </w:r>
    </w:p>
    <w:tbl>
      <w:tblPr>
        <w:tblStyle w:val="TableGrid"/>
        <w:tblW w:w="9300" w:type="dxa"/>
        <w:jc w:val="left"/>
        <w:tblInd w:w="-5" w:type="dxa"/>
        <w:tblCellMar>
          <w:top w:w="0" w:type="dxa"/>
          <w:left w:w="103" w:type="dxa"/>
          <w:bottom w:w="0" w:type="dxa"/>
          <w:right w:w="108" w:type="dxa"/>
        </w:tblCellMar>
        <w:tblLook w:val="04a0" w:noVBand="1" w:noHBand="0" w:lastColumn="0" w:firstColumn="1" w:lastRow="0" w:firstRow="1"/>
      </w:tblPr>
      <w:tblGrid>
        <w:gridCol w:w="2042"/>
        <w:gridCol w:w="2759"/>
        <w:gridCol w:w="1783"/>
        <w:gridCol w:w="1597"/>
        <w:gridCol w:w="1119"/>
      </w:tblGrid>
      <w:tr>
        <w:trPr>
          <w:tblHeader w:val="true"/>
          <w:cantSplit w:val="true"/>
        </w:trPr>
        <w:tc>
          <w:tcPr>
            <w:tcW w:w="2042" w:type="dxa"/>
            <w:tcBorders/>
            <w:shd w:color="auto" w:fill="006699" w:val="clear"/>
            <w:tcMar>
              <w:left w:w="103" w:type="dxa"/>
            </w:tcMar>
            <w:vAlign w:val="center"/>
          </w:tcPr>
          <w:p>
            <w:pPr>
              <w:pStyle w:val="Normal"/>
              <w:spacing w:before="0" w:after="120"/>
              <w:jc w:val="left"/>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Name</w:t>
            </w:r>
          </w:p>
        </w:tc>
        <w:tc>
          <w:tcPr>
            <w:tcW w:w="2759" w:type="dxa"/>
            <w:tcBorders/>
            <w:shd w:color="auto" w:fill="006699" w:val="clear"/>
            <w:tcMar>
              <w:left w:w="103" w:type="dxa"/>
            </w:tcMar>
            <w:vAlign w:val="center"/>
          </w:tcPr>
          <w:p>
            <w:pPr>
              <w:pStyle w:val="Normal"/>
              <w:spacing w:before="0" w:after="120"/>
              <w:jc w:val="left"/>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Role</w:t>
            </w:r>
          </w:p>
        </w:tc>
        <w:tc>
          <w:tcPr>
            <w:tcW w:w="1783" w:type="dxa"/>
            <w:tcBorders/>
            <w:shd w:color="auto" w:fill="006699" w:val="clear"/>
            <w:tcMar>
              <w:left w:w="103" w:type="dxa"/>
            </w:tcMar>
            <w:vAlign w:val="center"/>
          </w:tcPr>
          <w:p>
            <w:pPr>
              <w:pStyle w:val="Normal"/>
              <w:spacing w:before="0" w:after="120"/>
              <w:jc w:val="left"/>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Type</w:t>
            </w:r>
          </w:p>
        </w:tc>
        <w:tc>
          <w:tcPr>
            <w:tcW w:w="1597" w:type="dxa"/>
            <w:tcBorders/>
            <w:shd w:color="auto" w:fill="006699" w:val="clear"/>
            <w:tcMar>
              <w:left w:w="103" w:type="dxa"/>
            </w:tcMar>
            <w:vAlign w:val="center"/>
          </w:tcPr>
          <w:p>
            <w:pPr>
              <w:pStyle w:val="Normal"/>
              <w:spacing w:before="0" w:after="120"/>
              <w:jc w:val="center"/>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Mandatory</w:t>
            </w:r>
          </w:p>
        </w:tc>
        <w:tc>
          <w:tcPr>
            <w:tcW w:w="1119" w:type="dxa"/>
            <w:tcBorders/>
            <w:shd w:color="auto" w:fill="006699" w:val="clear"/>
            <w:tcMar>
              <w:left w:w="103" w:type="dxa"/>
            </w:tcMar>
          </w:tcPr>
          <w:p>
            <w:pPr>
              <w:pStyle w:val="Normal"/>
              <w:spacing w:before="0" w:after="120"/>
              <w:jc w:val="center"/>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Advanced</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User Area of Interest (AOI)</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area covered by the Sen2-Agri Product</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File</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shp file</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Start of the Period</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End of the Period</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season monitors by the Sen2-Agri System</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Date</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Date</w:t>
            </w:r>
          </w:p>
        </w:tc>
        <w:tc>
          <w:tcPr>
            <w:tcW w:w="1597" w:type="dxa"/>
            <w:tcBorders/>
            <w:shd w:fill="auto" w:val="clear"/>
            <w:tcMar>
              <w:left w:w="103" w:type="dxa"/>
            </w:tcMar>
          </w:tcPr>
          <w:p>
            <w:pPr>
              <w:pStyle w:val="Normal"/>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Sensor Configuration</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if the system should use only Sentinel-2 or also LandSat8 data</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Boolean</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is S2 only</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Reference samples for crop type</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reference samples used by the crop type</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File</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shp file</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r>
              <w:rPr>
                <w:rStyle w:val="FootnoteAnchor"/>
                <w:rFonts w:ascii="Calibri" w:hAnsi="Calibri" w:asciiTheme="minorHAnsi" w:hAnsiTheme="minorHAnsi"/>
                <w:sz w:val="22"/>
                <w:szCs w:val="22"/>
                <w:lang w:val="fr-BE" w:eastAsia="fr-FR"/>
              </w:rPr>
              <w:footnoteReference w:id="2"/>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Reference samples for crop mask</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reference samples used by the crop mask</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File</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shp file</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Time Resampling step</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time resampling step used in the temporal resampling</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Integer</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5 days</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Size of the Composite Window</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duration of the period used for the composite synthesis</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Integer</w:t>
            </w:r>
          </w:p>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40 days</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Min-Max value: [30 -50] days</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Integration period for biophysical vegetation indicator</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duration of the period used for the biophysical product</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Integer</w:t>
            </w:r>
          </w:p>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0 day</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Min-Max value: [0,3] days</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DEM auxiliary data</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define the location of the user DEM</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Directory</w:t>
            </w:r>
          </w:p>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USGS Void Filled 30m Product</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Empty</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User LandCover map</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eastAsia="fr-FR"/>
              </w:rPr>
              <w:t xml:space="preserve">define the location of a previous landcover map from which </w:t>
            </w:r>
            <w:r>
              <w:rPr>
                <w:rFonts w:ascii="Calibri" w:hAnsi="Calibri" w:asciiTheme="minorHAnsi" w:hAnsiTheme="minorHAnsi"/>
                <w:sz w:val="22"/>
                <w:szCs w:val="22"/>
                <w:lang w:val="en-US" w:eastAsia="fr-FR"/>
              </w:rPr>
              <w:t>a binary crop-no crop mask could be derived</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File</w:t>
            </w:r>
          </w:p>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Raster, GeoTiff</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empty</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User LandCover nomenclature</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define the location of the nomenclature associated to the </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File</w:t>
            </w:r>
          </w:p>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a table with for each label if it is crop or no crop, TXT</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empty</w:t>
            </w:r>
          </w:p>
        </w:tc>
        <w:tc>
          <w:tcPr>
            <w:tcW w:w="1597" w:type="dxa"/>
            <w:tcBorders/>
            <w:shd w:fill="auto" w:val="clear"/>
            <w:tcMar>
              <w:left w:w="103" w:type="dxa"/>
            </w:tcMar>
          </w:tcPr>
          <w:p>
            <w:pPr>
              <w:pStyle w:val="Normal"/>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 if the User  LandCover map is set</w:t>
            </w:r>
          </w:p>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 otherwise</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r>
      <w:tr>
        <w:trPr>
          <w:cantSplit w:val="true"/>
        </w:trPr>
        <w:tc>
          <w:tcPr>
            <w:tcW w:w="2042"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User stratification areas</w:t>
            </w:r>
          </w:p>
        </w:tc>
        <w:tc>
          <w:tcPr>
            <w:tcW w:w="27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define the different ecological areas available in the AOI of the user  </w:t>
            </w:r>
          </w:p>
        </w:tc>
        <w:tc>
          <w:tcPr>
            <w:tcW w:w="1783"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File</w:t>
            </w:r>
          </w:p>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Format: polygon with unique ID, shp file</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Default value: empty</w:t>
            </w:r>
          </w:p>
        </w:tc>
        <w:tc>
          <w:tcPr>
            <w:tcW w:w="1597"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No</w:t>
            </w:r>
          </w:p>
        </w:tc>
        <w:tc>
          <w:tcPr>
            <w:tcW w:w="1119"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Yes</w:t>
            </w:r>
          </w:p>
        </w:tc>
      </w:tr>
      <w:tr>
        <w:trPr>
          <w:cantSplit w:val="true"/>
        </w:trPr>
        <w:tc>
          <w:tcPr>
            <w:tcW w:w="2042" w:type="dxa"/>
            <w:tcBorders>
              <w:top w:val="nil"/>
            </w:tcBorders>
            <w:shd w:fill="auto" w:val="clear"/>
            <w:tcMar>
              <w:left w:w="103" w:type="dxa"/>
            </w:tcMar>
          </w:tcPr>
          <w:p>
            <w:pPr>
              <w:pStyle w:val="Normal"/>
              <w:spacing w:before="0" w:after="120"/>
              <w:jc w:val="left"/>
              <w:rPr/>
            </w:pPr>
            <w:ins w:id="14" w:author="Unknown Author" w:date="2015-06-08T15:39:00Z">
              <w:r>
                <w:rPr/>
                <w:t>Maximum L2a/L3a/L3b/L4a/L4b age before archival</w:t>
              </w:r>
            </w:ins>
          </w:p>
        </w:tc>
        <w:tc>
          <w:tcPr>
            <w:tcW w:w="2759" w:type="dxa"/>
            <w:tcBorders>
              <w:top w:val="nil"/>
            </w:tcBorders>
            <w:shd w:fill="auto" w:val="clear"/>
            <w:tcMar>
              <w:left w:w="103" w:type="dxa"/>
            </w:tcMar>
          </w:tcPr>
          <w:p>
            <w:pPr>
              <w:pStyle w:val="Normal"/>
              <w:spacing w:before="0" w:after="120"/>
              <w:jc w:val="left"/>
              <w:rPr/>
            </w:pPr>
            <w:ins w:id="15" w:author="Unknown Author" w:date="2015-06-08T15:40:00Z">
              <w:r>
                <w:rPr/>
                <w:t>Define the time after products are archived. The archive is considered to be always available, but is located on slower storage.</w:t>
              </w:r>
            </w:ins>
          </w:p>
        </w:tc>
        <w:tc>
          <w:tcPr>
            <w:tcW w:w="1783" w:type="dxa"/>
            <w:tcBorders>
              <w:top w:val="nil"/>
            </w:tcBorders>
            <w:shd w:fill="auto" w:val="clear"/>
            <w:tcMar>
              <w:left w:w="103" w:type="dxa"/>
            </w:tcMar>
          </w:tcPr>
          <w:p>
            <w:pPr>
              <w:pStyle w:val="Normal"/>
              <w:jc w:val="left"/>
              <w:rPr/>
            </w:pPr>
            <w:ins w:id="16" w:author="Unknown Author" w:date="2015-06-08T15:40:00Z">
              <w:r>
                <w:rPr/>
                <w:t>Integer</w:t>
              </w:r>
            </w:ins>
          </w:p>
          <w:p>
            <w:pPr>
              <w:pStyle w:val="Normal"/>
              <w:jc w:val="left"/>
              <w:rPr/>
            </w:pPr>
            <w:ins w:id="17" w:author="Unknown Author" w:date="2015-06-08T15:40:00Z">
              <w:r>
                <w:rPr/>
              </w:r>
            </w:ins>
          </w:p>
          <w:p>
            <w:pPr>
              <w:pStyle w:val="Normal"/>
              <w:spacing w:before="0" w:after="120"/>
              <w:jc w:val="left"/>
              <w:rPr/>
            </w:pPr>
            <w:ins w:id="18" w:author="Unknown Author" w:date="2015-06-08T15:40:00Z">
              <w:r>
                <w:rPr/>
                <w:t>Default</w:t>
              </w:r>
            </w:ins>
            <w:ins w:id="19" w:author="Unknown Author" w:date="2015-06-08T15:41:00Z">
              <w:r>
                <w:rPr/>
                <w:t xml:space="preserve"> value: 5 days</w:t>
              </w:r>
            </w:ins>
          </w:p>
        </w:tc>
        <w:tc>
          <w:tcPr>
            <w:tcW w:w="1597" w:type="dxa"/>
            <w:tcBorders>
              <w:top w:val="nil"/>
            </w:tcBorders>
            <w:shd w:fill="auto" w:val="clear"/>
            <w:tcMar>
              <w:left w:w="103" w:type="dxa"/>
            </w:tcMar>
          </w:tcPr>
          <w:p>
            <w:pPr>
              <w:pStyle w:val="Normal"/>
              <w:spacing w:before="0" w:after="120"/>
              <w:jc w:val="center"/>
              <w:rPr/>
            </w:pPr>
            <w:ins w:id="20" w:author="Unknown Author" w:date="2015-06-08T15:41:00Z">
              <w:r>
                <w:rPr/>
                <w:t>Yes</w:t>
              </w:r>
            </w:ins>
          </w:p>
        </w:tc>
        <w:tc>
          <w:tcPr>
            <w:tcW w:w="1119" w:type="dxa"/>
            <w:tcBorders>
              <w:top w:val="nil"/>
            </w:tcBorders>
            <w:shd w:fill="auto" w:val="clear"/>
            <w:tcMar>
              <w:left w:w="103" w:type="dxa"/>
            </w:tcMar>
          </w:tcPr>
          <w:p>
            <w:pPr>
              <w:pStyle w:val="Normal"/>
              <w:spacing w:before="0" w:after="120"/>
              <w:jc w:val="center"/>
              <w:rPr/>
            </w:pPr>
            <w:ins w:id="21" w:author="Unknown Author" w:date="2015-06-08T15:41:00Z">
              <w:r>
                <w:rPr/>
                <w:t>Yes</w:t>
              </w:r>
            </w:ins>
          </w:p>
        </w:tc>
      </w:tr>
      <w:tr>
        <w:trPr>
          <w:cantSplit w:val="true"/>
        </w:trPr>
        <w:tc>
          <w:tcPr>
            <w:tcW w:w="2042" w:type="dxa"/>
            <w:tcBorders>
              <w:top w:val="nil"/>
            </w:tcBorders>
            <w:shd w:fill="auto" w:val="clear"/>
            <w:tcMar>
              <w:left w:w="103" w:type="dxa"/>
            </w:tcMar>
          </w:tcPr>
          <w:p>
            <w:pPr>
              <w:pStyle w:val="Normal"/>
              <w:spacing w:before="0" w:after="120"/>
              <w:jc w:val="left"/>
              <w:rPr/>
            </w:pPr>
            <w:ins w:id="22" w:author="Unknown Author" w:date="2015-06-08T15:41:00Z">
              <w:r>
                <w:rPr/>
                <w:t xml:space="preserve">Maximum L2a/L3a/L3b/L4a/L4b </w:t>
              </w:r>
            </w:ins>
            <w:ins w:id="23" w:author="Unknown Author" w:date="2015-06-08T15:41:00Z">
              <w:r>
                <w:rPr/>
                <w:t>rete</w:t>
              </w:r>
            </w:ins>
            <w:ins w:id="24" w:author="Unknown Author" w:date="2015-06-08T15:42:00Z">
              <w:r>
                <w:rPr/>
                <w:t>ntion time</w:t>
              </w:r>
            </w:ins>
          </w:p>
        </w:tc>
        <w:tc>
          <w:tcPr>
            <w:tcW w:w="2759" w:type="dxa"/>
            <w:tcBorders>
              <w:top w:val="nil"/>
            </w:tcBorders>
            <w:shd w:fill="auto" w:val="clear"/>
            <w:tcMar>
              <w:left w:w="103" w:type="dxa"/>
            </w:tcMar>
          </w:tcPr>
          <w:p>
            <w:pPr>
              <w:pStyle w:val="Normal"/>
              <w:spacing w:before="0" w:after="120"/>
              <w:jc w:val="left"/>
              <w:rPr/>
            </w:pPr>
            <w:ins w:id="25" w:author="Unknown Author" w:date="2015-06-08T15:42:00Z">
              <w:bookmarkStart w:id="111" w:name="__DdeLink__11161_51071921"/>
              <w:bookmarkEnd w:id="111"/>
              <w:r>
                <w:rPr/>
                <w:t>Define the time after products are deleted from the archive.</w:t>
              </w:r>
            </w:ins>
          </w:p>
        </w:tc>
        <w:tc>
          <w:tcPr>
            <w:tcW w:w="1783" w:type="dxa"/>
            <w:tcBorders>
              <w:top w:val="nil"/>
            </w:tcBorders>
            <w:shd w:fill="auto" w:val="clear"/>
            <w:tcMar>
              <w:left w:w="103" w:type="dxa"/>
            </w:tcMar>
          </w:tcPr>
          <w:p>
            <w:pPr>
              <w:pStyle w:val="Normal"/>
              <w:jc w:val="left"/>
              <w:rPr/>
            </w:pPr>
            <w:ins w:id="26" w:author="Unknown Author" w:date="2015-06-08T15:42:00Z">
              <w:r>
                <w:rPr/>
                <w:t>Integer</w:t>
              </w:r>
            </w:ins>
          </w:p>
          <w:p>
            <w:pPr>
              <w:pStyle w:val="Normal"/>
              <w:jc w:val="left"/>
              <w:rPr/>
            </w:pPr>
            <w:ins w:id="27" w:author="Unknown Author" w:date="2015-06-08T15:42:00Z">
              <w:r>
                <w:rPr/>
              </w:r>
            </w:ins>
          </w:p>
          <w:p>
            <w:pPr>
              <w:pStyle w:val="Normal"/>
              <w:spacing w:before="0" w:after="120"/>
              <w:jc w:val="left"/>
              <w:rPr/>
            </w:pPr>
            <w:ins w:id="28" w:author="Unknown Author" w:date="2015-06-08T15:42:00Z">
              <w:r>
                <w:rPr/>
                <w:t>Default value: never</w:t>
              </w:r>
            </w:ins>
          </w:p>
        </w:tc>
        <w:tc>
          <w:tcPr>
            <w:tcW w:w="1597" w:type="dxa"/>
            <w:tcBorders>
              <w:top w:val="nil"/>
            </w:tcBorders>
            <w:shd w:fill="auto" w:val="clear"/>
            <w:tcMar>
              <w:left w:w="103" w:type="dxa"/>
            </w:tcMar>
          </w:tcPr>
          <w:p>
            <w:pPr>
              <w:pStyle w:val="Normal"/>
              <w:spacing w:before="0" w:after="120"/>
              <w:jc w:val="center"/>
              <w:rPr/>
            </w:pPr>
            <w:ins w:id="29" w:author="Unknown Author" w:date="2015-06-08T15:42:00Z">
              <w:r>
                <w:rPr/>
                <w:t>Yes</w:t>
              </w:r>
            </w:ins>
          </w:p>
        </w:tc>
        <w:tc>
          <w:tcPr>
            <w:tcW w:w="1119" w:type="dxa"/>
            <w:tcBorders>
              <w:top w:val="nil"/>
            </w:tcBorders>
            <w:shd w:fill="auto" w:val="clear"/>
            <w:tcMar>
              <w:left w:w="103" w:type="dxa"/>
            </w:tcMar>
          </w:tcPr>
          <w:p>
            <w:pPr>
              <w:pStyle w:val="Normal"/>
              <w:spacing w:before="0" w:after="120"/>
              <w:jc w:val="center"/>
              <w:rPr/>
            </w:pPr>
            <w:ins w:id="30" w:author="Unknown Author" w:date="2015-06-08T15:42:00Z">
              <w:r>
                <w:rPr/>
                <w:t>Yes</w:t>
              </w:r>
            </w:ins>
          </w:p>
        </w:tc>
      </w:tr>
      <w:tr>
        <w:trPr>
          <w:cantSplit w:val="true"/>
        </w:trPr>
        <w:tc>
          <w:tcPr>
            <w:tcW w:w="2042" w:type="dxa"/>
            <w:tcBorders>
              <w:top w:val="nil"/>
            </w:tcBorders>
            <w:shd w:fill="auto" w:val="clear"/>
            <w:tcMar>
              <w:left w:w="103" w:type="dxa"/>
            </w:tcMar>
          </w:tcPr>
          <w:p>
            <w:pPr>
              <w:pStyle w:val="Normal"/>
              <w:spacing w:before="0" w:after="120"/>
              <w:jc w:val="left"/>
              <w:rPr/>
            </w:pPr>
            <w:ins w:id="31" w:author="Unknown Author" w:date="2015-06-08T15:43:00Z">
              <w:r>
                <w:rPr/>
                <w:t>Intermediate product retention time</w:t>
              </w:r>
            </w:ins>
          </w:p>
        </w:tc>
        <w:tc>
          <w:tcPr>
            <w:tcW w:w="2759" w:type="dxa"/>
            <w:tcBorders>
              <w:top w:val="nil"/>
            </w:tcBorders>
            <w:shd w:fill="auto" w:val="clear"/>
            <w:tcMar>
              <w:left w:w="103" w:type="dxa"/>
            </w:tcMar>
          </w:tcPr>
          <w:p>
            <w:pPr>
              <w:pStyle w:val="Normal"/>
              <w:spacing w:before="0" w:after="120"/>
              <w:jc w:val="left"/>
              <w:rPr/>
            </w:pPr>
            <w:ins w:id="32" w:author="Unknown Author" w:date="2015-06-08T15:44:00Z">
              <w:r>
                <w:rPr/>
                <w:t>Define the time after intermediate products are deleted.</w:t>
              </w:r>
            </w:ins>
          </w:p>
          <w:p>
            <w:pPr>
              <w:pStyle w:val="Normal"/>
              <w:spacing w:before="0" w:after="120"/>
              <w:jc w:val="left"/>
              <w:rPr/>
            </w:pPr>
            <w:ins w:id="33" w:author="Unknown Author" w:date="2015-06-08T15:44:00Z">
              <w:r>
                <w:rPr/>
              </w:r>
            </w:ins>
          </w:p>
          <w:p>
            <w:pPr>
              <w:pStyle w:val="Normal"/>
              <w:spacing w:before="0" w:after="120"/>
              <w:jc w:val="left"/>
              <w:rPr/>
            </w:pPr>
            <w:ins w:id="34" w:author="Unknown Author" w:date="2015-06-08T15:44:00Z">
              <w:r>
                <w:rPr/>
                <w:t>Note: Temporary files generated and used by the processors are removed when they are no longer needed</w:t>
              </w:r>
            </w:ins>
            <w:ins w:id="35" w:author="Unknown Author" w:date="2015-06-08T15:45:00Z">
              <w:r>
                <w:rPr/>
                <w:t>.</w:t>
              </w:r>
            </w:ins>
          </w:p>
        </w:tc>
        <w:tc>
          <w:tcPr>
            <w:tcW w:w="1783" w:type="dxa"/>
            <w:tcBorders>
              <w:top w:val="nil"/>
            </w:tcBorders>
            <w:shd w:fill="auto" w:val="clear"/>
            <w:tcMar>
              <w:left w:w="103" w:type="dxa"/>
            </w:tcMar>
          </w:tcPr>
          <w:p>
            <w:pPr>
              <w:pStyle w:val="Normal"/>
              <w:jc w:val="left"/>
              <w:rPr/>
            </w:pPr>
            <w:ins w:id="36" w:author="Unknown Author" w:date="2015-06-08T15:44:00Z">
              <w:r>
                <w:rPr/>
                <w:t>Integer:</w:t>
              </w:r>
            </w:ins>
          </w:p>
          <w:p>
            <w:pPr>
              <w:pStyle w:val="Normal"/>
              <w:jc w:val="left"/>
              <w:rPr/>
            </w:pPr>
            <w:ins w:id="37" w:author="Unknown Author" w:date="2015-06-08T15:44:00Z">
              <w:r>
                <w:rPr/>
              </w:r>
            </w:ins>
          </w:p>
          <w:p>
            <w:pPr>
              <w:pStyle w:val="Normal"/>
              <w:spacing w:before="0" w:after="120"/>
              <w:jc w:val="left"/>
              <w:rPr/>
            </w:pPr>
            <w:ins w:id="38" w:author="Unknown Author" w:date="2015-06-08T15:44:00Z">
              <w:r>
                <w:rPr/>
                <w:t>Default value: 5 days</w:t>
              </w:r>
            </w:ins>
          </w:p>
        </w:tc>
        <w:tc>
          <w:tcPr>
            <w:tcW w:w="1597" w:type="dxa"/>
            <w:tcBorders>
              <w:top w:val="nil"/>
            </w:tcBorders>
            <w:shd w:fill="auto" w:val="clear"/>
            <w:tcMar>
              <w:left w:w="103" w:type="dxa"/>
            </w:tcMar>
          </w:tcPr>
          <w:p>
            <w:pPr>
              <w:pStyle w:val="Normal"/>
              <w:spacing w:before="0" w:after="120"/>
              <w:jc w:val="center"/>
              <w:rPr/>
            </w:pPr>
            <w:ins w:id="39" w:author="Unknown Author" w:date="2015-06-08T15:45:00Z">
              <w:r>
                <w:rPr/>
                <w:t>Yes</w:t>
              </w:r>
            </w:ins>
          </w:p>
        </w:tc>
        <w:tc>
          <w:tcPr>
            <w:tcW w:w="1119" w:type="dxa"/>
            <w:tcBorders>
              <w:top w:val="nil"/>
            </w:tcBorders>
            <w:shd w:fill="auto" w:val="clear"/>
            <w:tcMar>
              <w:left w:w="103" w:type="dxa"/>
            </w:tcMar>
          </w:tcPr>
          <w:p>
            <w:pPr>
              <w:pStyle w:val="Normal"/>
              <w:spacing w:before="0" w:after="120"/>
              <w:jc w:val="center"/>
              <w:rPr/>
            </w:pPr>
            <w:ins w:id="40" w:author="Unknown Author" w:date="2015-06-08T15:45:00Z">
              <w:r>
                <w:rPr/>
                <w:t>Yes</w:t>
              </w:r>
            </w:ins>
          </w:p>
        </w:tc>
      </w:tr>
    </w:tbl>
    <w:p>
      <w:pPr>
        <w:pStyle w:val="Caption1"/>
        <w:rPr/>
      </w:pPr>
      <w:bookmarkStart w:id="112" w:name="_Toc417422298"/>
      <w:bookmarkStart w:id="113" w:name="_Ref417320328"/>
      <w:r>
        <w:rPr>
          <w:lang w:val="en-GB"/>
        </w:rPr>
        <w:t xml:space="preserve">Table </w:t>
      </w:r>
      <w:r>
        <w:fldChar w:fldCharType="begin"/>
      </w:r>
      <w:r>
        <w:instrText>STYLEREF 1 \s</w:instrText>
      </w:r>
      <w:r>
        <w:fldChar w:fldCharType="separate"/>
      </w:r>
      <w:bookmarkStart w:id="114" w:name="__Fieldmark__5226_51071921"/>
      <w:r>
        <w:rPr>
          <w:lang w:val="en-GB"/>
        </w:rPr>
        <w:t>3</w:t>
      </w:r>
      <w:bookmarkStart w:id="115" w:name="__Fieldmark__5247_714155160"/>
      <w:r>
        <w:rPr>
          <w:lang w:val="en-GB"/>
        </w:rPr>
      </w:r>
      <w:r>
        <w:fldChar w:fldCharType="end"/>
      </w:r>
      <w:bookmarkEnd w:id="114"/>
      <w:bookmarkEnd w:id="115"/>
      <w:r>
        <w:rPr>
          <w:lang w:val="en-GB"/>
        </w:rPr>
        <w:noBreakHyphen/>
      </w:r>
      <w:r>
        <w:rPr>
          <w:lang w:val="en-GB"/>
        </w:rPr>
        <w:fldChar w:fldCharType="begin"/>
      </w:r>
      <w:r>
        <w:instrText> SEQ Table \* ARABIC </w:instrText>
      </w:r>
      <w:r>
        <w:fldChar w:fldCharType="separate"/>
      </w:r>
      <w:r>
        <w:t>4</w:t>
      </w:r>
      <w:r>
        <w:fldChar w:fldCharType="end"/>
      </w:r>
      <w:bookmarkEnd w:id="112"/>
      <w:bookmarkEnd w:id="113"/>
      <w:r>
        <w:rPr>
          <w:lang w:val="en-GB"/>
        </w:rPr>
        <w:t> : List of input parameters which can be defined by the user</w:t>
      </w:r>
    </w:p>
    <w:p>
      <w:pPr>
        <w:pStyle w:val="Heading4"/>
        <w:numPr>
          <w:ilvl w:val="3"/>
          <w:numId w:val="1"/>
        </w:numPr>
        <w:rPr/>
      </w:pPr>
      <w:bookmarkStart w:id="116" w:name="_Toc417423431"/>
      <w:bookmarkEnd w:id="116"/>
      <w:r>
        <w:rPr/>
        <w:t>Execution Dashboard</w:t>
      </w:r>
    </w:p>
    <w:p>
      <w:pPr>
        <w:pStyle w:val="Normal"/>
        <w:rPr>
          <w:lang w:eastAsia="fr-FR"/>
        </w:rPr>
      </w:pPr>
      <w:r>
        <w:rPr>
          <w:lang w:eastAsia="fr-FR"/>
        </w:rPr>
        <w:t>The Execution Dashboard allows to monitor at any time what is executing in the system (i.e. what processing chains – or processors), but also to see the system resources utilisation. Due to execution information persistence, it also may allow to see historical series of execution data.</w:t>
      </w:r>
    </w:p>
    <w:p>
      <w:pPr>
        <w:pStyle w:val="Normal"/>
        <w:rPr/>
      </w:pPr>
      <w:r>
        <w:rPr>
          <w:lang w:eastAsia="fr-FR"/>
        </w:rPr>
        <w:t xml:space="preserve">The user interface will allow monitoring the system from a system point of view but also from a user point of view. </w:t>
      </w:r>
      <w:r>
        <w:rPr>
          <w:lang w:eastAsia="fr-FR"/>
        </w:rPr>
        <w:fldChar w:fldCharType="begin"/>
      </w:r>
      <w:r>
        <w:instrText> REF _Ref417316879 \h </w:instrText>
      </w:r>
      <w:r>
        <w:fldChar w:fldCharType="separate"/>
      </w:r>
      <w:r>
        <w:t>Table  3 -5</w:t>
      </w:r>
      <w:r>
        <w:fldChar w:fldCharType="end"/>
      </w:r>
      <w:r>
        <w:rPr>
          <w:lang w:eastAsia="fr-FR"/>
        </w:rPr>
        <w:t xml:space="preserve"> presents the different indicators provided in this dashboard. </w:t>
      </w:r>
    </w:p>
    <w:tbl>
      <w:tblPr>
        <w:tblStyle w:val="TableGrid"/>
        <w:tblW w:w="9300" w:type="dxa"/>
        <w:jc w:val="left"/>
        <w:tblInd w:w="-5" w:type="dxa"/>
        <w:tblCellMar>
          <w:top w:w="0" w:type="dxa"/>
          <w:left w:w="103" w:type="dxa"/>
          <w:bottom w:w="0" w:type="dxa"/>
          <w:right w:w="108" w:type="dxa"/>
        </w:tblCellMar>
        <w:tblLook w:val="04a0" w:noVBand="1" w:noHBand="0" w:lastColumn="0" w:firstColumn="1" w:lastRow="0" w:firstRow="1"/>
      </w:tblPr>
      <w:tblGrid>
        <w:gridCol w:w="2157"/>
        <w:gridCol w:w="2659"/>
        <w:gridCol w:w="1537"/>
        <w:gridCol w:w="1691"/>
        <w:gridCol w:w="1256"/>
      </w:tblGrid>
      <w:tr>
        <w:trPr>
          <w:tblHeader w:val="true"/>
          <w:cantSplit w:val="true"/>
        </w:trPr>
        <w:tc>
          <w:tcPr>
            <w:tcW w:w="2157" w:type="dxa"/>
            <w:tcBorders/>
            <w:shd w:color="auto" w:fill="006699" w:val="clear"/>
            <w:tcMar>
              <w:left w:w="103" w:type="dxa"/>
            </w:tcMar>
            <w:vAlign w:val="center"/>
          </w:tcPr>
          <w:p>
            <w:pPr>
              <w:pStyle w:val="Normal"/>
              <w:spacing w:before="0" w:after="120"/>
              <w:jc w:val="left"/>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Name</w:t>
            </w:r>
          </w:p>
        </w:tc>
        <w:tc>
          <w:tcPr>
            <w:tcW w:w="2659" w:type="dxa"/>
            <w:tcBorders/>
            <w:shd w:color="auto" w:fill="006699" w:val="clear"/>
            <w:tcMar>
              <w:left w:w="103" w:type="dxa"/>
            </w:tcMar>
            <w:vAlign w:val="center"/>
          </w:tcPr>
          <w:p>
            <w:pPr>
              <w:pStyle w:val="Normal"/>
              <w:spacing w:before="0" w:after="120"/>
              <w:jc w:val="left"/>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Purpose</w:t>
            </w:r>
          </w:p>
        </w:tc>
        <w:tc>
          <w:tcPr>
            <w:tcW w:w="1537" w:type="dxa"/>
            <w:tcBorders/>
            <w:shd w:color="auto" w:fill="006699" w:val="clear"/>
            <w:tcMar>
              <w:left w:w="103" w:type="dxa"/>
            </w:tcMar>
            <w:vAlign w:val="center"/>
          </w:tcPr>
          <w:p>
            <w:pPr>
              <w:pStyle w:val="Normal"/>
              <w:spacing w:before="0" w:after="120"/>
              <w:jc w:val="left"/>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Type</w:t>
            </w:r>
          </w:p>
        </w:tc>
        <w:tc>
          <w:tcPr>
            <w:tcW w:w="1691" w:type="dxa"/>
            <w:tcBorders/>
            <w:shd w:color="auto" w:fill="006699" w:val="clear"/>
            <w:tcMar>
              <w:left w:w="103" w:type="dxa"/>
            </w:tcMar>
            <w:vAlign w:val="center"/>
          </w:tcPr>
          <w:p>
            <w:pPr>
              <w:pStyle w:val="Normal"/>
              <w:spacing w:before="0" w:after="120"/>
              <w:jc w:val="center"/>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Product/System</w:t>
            </w:r>
          </w:p>
        </w:tc>
        <w:tc>
          <w:tcPr>
            <w:tcW w:w="1256" w:type="dxa"/>
            <w:tcBorders/>
            <w:shd w:color="auto" w:fill="006699" w:val="clear"/>
            <w:tcMar>
              <w:left w:w="103" w:type="dxa"/>
            </w:tcMar>
            <w:vAlign w:val="center"/>
          </w:tcPr>
          <w:p>
            <w:pPr>
              <w:pStyle w:val="Normal"/>
              <w:spacing w:before="0" w:after="120"/>
              <w:jc w:val="center"/>
              <w:rPr>
                <w:rFonts w:ascii="Calibri" w:hAnsi="Calibri" w:asciiTheme="minorHAnsi" w:hAnsiTheme="minorHAnsi"/>
                <w:b/>
                <w:b/>
                <w:color w:val="FFFFFF" w:themeColor="background1"/>
                <w:sz w:val="22"/>
                <w:szCs w:val="22"/>
                <w:lang w:eastAsia="fr-FR"/>
              </w:rPr>
            </w:pPr>
            <w:r>
              <w:rPr>
                <w:rFonts w:ascii="Calibri" w:hAnsi="Calibri" w:asciiTheme="minorHAnsi" w:hAnsiTheme="minorHAnsi"/>
                <w:b/>
                <w:color w:val="FFFFFF" w:themeColor="background1"/>
                <w:sz w:val="22"/>
                <w:szCs w:val="22"/>
                <w:lang w:val="fr-BE" w:eastAsia="fr-FR"/>
              </w:rPr>
              <w:t>Granularity</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General status of the system</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Indicate the global status of the system </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Three status: run, not run, block</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L2A processor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Indicate status of the L2A processor </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Three status: run, not run, block</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L3A processor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Indicate status of the L3A processor </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Three status: run, not run, block</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L3B processor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Indicate status of the L3B processor </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Three status: run, not run, block</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L4A processor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Indicate status of the L4A processor </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Three status: run, not run, block</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L4B processor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Indicate status of the L4B processor </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Three status: run, not run, block</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General User Configuration</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Report the information set by the users at the initialisation</w:t>
            </w:r>
          </w:p>
        </w:tc>
        <w:tc>
          <w:tcPr>
            <w:tcW w:w="1537" w:type="dxa"/>
            <w:tcBorders/>
            <w:shd w:fill="auto" w:val="clear"/>
            <w:tcMar>
              <w:left w:w="103" w:type="dxa"/>
            </w:tcMar>
          </w:tcPr>
          <w:p>
            <w:pPr>
              <w:pStyle w:val="Normal"/>
              <w:spacing w:before="0" w:after="120"/>
              <w:jc w:val="left"/>
              <w:rPr/>
            </w:pPr>
            <w:r>
              <w:rPr>
                <w:rFonts w:ascii="Calibri" w:hAnsi="Calibri" w:asciiTheme="minorHAnsi" w:hAnsiTheme="minorHAnsi"/>
                <w:sz w:val="22"/>
                <w:szCs w:val="22"/>
                <w:lang w:val="fr-BE" w:eastAsia="fr-FR"/>
              </w:rPr>
              <w:t xml:space="preserve">cf. the </w:t>
            </w:r>
            <w:r>
              <w:rPr>
                <w:rFonts w:ascii="Calibri" w:hAnsi="Calibri" w:asciiTheme="minorHAnsi" w:hAnsiTheme="minorHAnsi"/>
                <w:sz w:val="22"/>
                <w:szCs w:val="22"/>
                <w:lang w:val="fr-BE" w:eastAsia="fr-FR"/>
              </w:rPr>
              <w:fldChar w:fldCharType="begin"/>
            </w:r>
            <w:r>
              <w:instrText> REF _Ref417320328 \h </w:instrText>
            </w:r>
            <w:r>
              <w:fldChar w:fldCharType="separate"/>
            </w:r>
            <w:r>
              <w:t>Table  3 -4</w:t>
            </w:r>
            <w:r>
              <w:fldChar w:fldCharType="end"/>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Mean tile processing time by processors </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mean processing time for each processor</w:t>
            </w:r>
          </w:p>
        </w:tc>
        <w:tc>
          <w:tcPr>
            <w:tcW w:w="1537"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Time </w:t>
            </w:r>
          </w:p>
          <w:p>
            <w:pPr>
              <w:pStyle w:val="Normal"/>
              <w:spacing w:before="0" w:after="120"/>
              <w:jc w:val="left"/>
              <w:rPr>
                <w:rFonts w:ascii="Calibri" w:hAnsi="Calibri" w:asciiTheme="minorHAnsi" w:hAnsiTheme="minorHAnsi"/>
                <w:sz w:val="22"/>
                <w:szCs w:val="22"/>
                <w:lang w:val="fr-BE" w:eastAsia="fr-FR"/>
              </w:rPr>
            </w:pPr>
            <w:r>
              <w:rPr>
                <w:rFonts w:asciiTheme="minorHAnsi" w:hAnsiTheme="minorHAnsi" w:ascii="Calibri" w:hAnsi="Calibri"/>
                <w:sz w:val="22"/>
                <w:szCs w:val="22"/>
                <w:lang w:val="fr-BE" w:eastAsia="fr-FR"/>
              </w:rPr>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Processor</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Data volume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disk usage and its overall capacity</w:t>
            </w:r>
          </w:p>
        </w:tc>
        <w:tc>
          <w:tcPr>
            <w:tcW w:w="1537"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Integer</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Unit: MiB</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Overall tile status</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how many tiles have been processed with errors</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Integer</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System</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Global</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 xml:space="preserve">L2A Cloud cover </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cloud cover of each L2A tile produced</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Product</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Tile</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L2A Mean AOT value</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mean AOT of each L2A tile produced</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Product</w:t>
            </w:r>
          </w:p>
        </w:tc>
        <w:tc>
          <w:tcPr>
            <w:tcW w:w="1256" w:type="dxa"/>
            <w:tcBorders/>
            <w:shd w:fill="auto" w:val="clear"/>
            <w:tcMar>
              <w:left w:w="103" w:type="dxa"/>
            </w:tcMar>
          </w:tcPr>
          <w:p>
            <w:pPr>
              <w:pStyle w:val="Normal"/>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Tile</w:t>
            </w:r>
          </w:p>
          <w:p>
            <w:pPr>
              <w:pStyle w:val="Normal"/>
              <w:spacing w:before="0" w:after="120"/>
              <w:jc w:val="center"/>
              <w:rPr>
                <w:rFonts w:ascii="Calibri" w:hAnsi="Calibri" w:asciiTheme="minorHAnsi" w:hAnsiTheme="minorHAnsi"/>
                <w:sz w:val="22"/>
                <w:szCs w:val="22"/>
                <w:lang w:val="fr-BE" w:eastAsia="fr-FR"/>
              </w:rPr>
            </w:pPr>
            <w:r>
              <w:rPr>
                <w:rFonts w:asciiTheme="minorHAnsi" w:hAnsiTheme="minorHAnsi" w:ascii="Calibri" w:hAnsi="Calibri"/>
                <w:sz w:val="22"/>
                <w:szCs w:val="22"/>
                <w:lang w:val="fr-BE" w:eastAsia="fr-FR"/>
              </w:rPr>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L3A Invalid pixel percentage</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invalid percentage of each L3A tile</w:t>
            </w:r>
          </w:p>
        </w:tc>
        <w:tc>
          <w:tcPr>
            <w:tcW w:w="153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Product</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Tile</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L3B error mean and variance</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error evaluate during the LAI retrieval of each tile</w:t>
            </w:r>
          </w:p>
        </w:tc>
        <w:tc>
          <w:tcPr>
            <w:tcW w:w="1537"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Product</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Tile</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L4A Overall Accurary and FScore</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OA and FScore of each L4A tile</w:t>
            </w:r>
          </w:p>
        </w:tc>
        <w:tc>
          <w:tcPr>
            <w:tcW w:w="1537"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Product</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Tile</w:t>
            </w:r>
          </w:p>
        </w:tc>
      </w:tr>
      <w:tr>
        <w:trPr/>
        <w:tc>
          <w:tcPr>
            <w:tcW w:w="2157"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L4B Overall Accurary and FScore</w:t>
            </w:r>
          </w:p>
        </w:tc>
        <w:tc>
          <w:tcPr>
            <w:tcW w:w="2659" w:type="dxa"/>
            <w:tcBorders/>
            <w:shd w:fill="auto" w:val="clear"/>
            <w:tcMar>
              <w:left w:w="103" w:type="dxa"/>
            </w:tcMar>
          </w:tcPr>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Indicate the OA and FScore of each L4B tile</w:t>
            </w:r>
          </w:p>
        </w:tc>
        <w:tc>
          <w:tcPr>
            <w:tcW w:w="1537" w:type="dxa"/>
            <w:tcBorders/>
            <w:shd w:fill="auto" w:val="clear"/>
            <w:tcMar>
              <w:left w:w="103" w:type="dxa"/>
            </w:tcMar>
          </w:tcPr>
          <w:p>
            <w:pPr>
              <w:pStyle w:val="Normal"/>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p>
            <w:pPr>
              <w:pStyle w:val="Normal"/>
              <w:spacing w:before="0" w:after="120"/>
              <w:jc w:val="left"/>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Float</w:t>
            </w:r>
          </w:p>
        </w:tc>
        <w:tc>
          <w:tcPr>
            <w:tcW w:w="1691"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Product</w:t>
            </w:r>
          </w:p>
        </w:tc>
        <w:tc>
          <w:tcPr>
            <w:tcW w:w="1256" w:type="dxa"/>
            <w:tcBorders/>
            <w:shd w:fill="auto" w:val="clear"/>
            <w:tcMar>
              <w:left w:w="103" w:type="dxa"/>
            </w:tcMar>
          </w:tcPr>
          <w:p>
            <w:pPr>
              <w:pStyle w:val="Normal"/>
              <w:spacing w:before="0" w:after="120"/>
              <w:jc w:val="center"/>
              <w:rPr>
                <w:rFonts w:ascii="Calibri" w:hAnsi="Calibri" w:asciiTheme="minorHAnsi" w:hAnsiTheme="minorHAnsi"/>
                <w:sz w:val="22"/>
                <w:szCs w:val="22"/>
                <w:lang w:eastAsia="fr-FR"/>
              </w:rPr>
            </w:pPr>
            <w:r>
              <w:rPr>
                <w:rFonts w:ascii="Calibri" w:hAnsi="Calibri" w:asciiTheme="minorHAnsi" w:hAnsiTheme="minorHAnsi"/>
                <w:sz w:val="22"/>
                <w:szCs w:val="22"/>
                <w:lang w:val="fr-BE" w:eastAsia="fr-FR"/>
              </w:rPr>
              <w:t>Tile</w:t>
            </w:r>
          </w:p>
        </w:tc>
      </w:tr>
    </w:tbl>
    <w:p>
      <w:pPr>
        <w:pStyle w:val="Caption1"/>
        <w:rPr/>
      </w:pPr>
      <w:bookmarkStart w:id="117" w:name="_Toc417422299"/>
      <w:bookmarkStart w:id="118" w:name="_Ref417316879"/>
      <w:r>
        <w:rPr>
          <w:lang w:val="en-GB"/>
        </w:rPr>
        <w:t xml:space="preserve">Table </w:t>
      </w:r>
      <w:r>
        <w:fldChar w:fldCharType="begin"/>
      </w:r>
      <w:r>
        <w:instrText>STYLEREF 1 \s</w:instrText>
      </w:r>
      <w:r>
        <w:fldChar w:fldCharType="separate"/>
      </w:r>
      <w:bookmarkStart w:id="119" w:name="__Fieldmark__5475_51071921"/>
      <w:r>
        <w:rPr>
          <w:lang w:val="en-GB"/>
        </w:rPr>
        <w:t>3</w:t>
      </w:r>
      <w:bookmarkStart w:id="120" w:name="__Fieldmark__5502_714155160"/>
      <w:r>
        <w:rPr>
          <w:lang w:val="en-GB"/>
        </w:rPr>
      </w:r>
      <w:r>
        <w:fldChar w:fldCharType="end"/>
      </w:r>
      <w:bookmarkEnd w:id="119"/>
      <w:bookmarkEnd w:id="120"/>
      <w:r>
        <w:rPr>
          <w:lang w:val="en-GB"/>
        </w:rPr>
        <w:noBreakHyphen/>
      </w:r>
      <w:r>
        <w:rPr>
          <w:lang w:val="en-GB"/>
        </w:rPr>
        <w:fldChar w:fldCharType="begin"/>
      </w:r>
      <w:r>
        <w:instrText> SEQ Table \* ARABIC </w:instrText>
      </w:r>
      <w:r>
        <w:fldChar w:fldCharType="separate"/>
      </w:r>
      <w:r>
        <w:t>5</w:t>
      </w:r>
      <w:r>
        <w:fldChar w:fldCharType="end"/>
      </w:r>
      <w:bookmarkEnd w:id="117"/>
      <w:bookmarkEnd w:id="118"/>
      <w:r>
        <w:rPr>
          <w:lang w:val="en-GB"/>
        </w:rPr>
        <w:t> : List of indicators provided in Execution Dashboard</w:t>
      </w:r>
    </w:p>
    <w:p>
      <w:pPr>
        <w:pStyle w:val="Normal"/>
        <w:rPr>
          <w:lang w:eastAsia="fr-FR"/>
        </w:rPr>
      </w:pPr>
      <w:r>
        <w:rPr>
          <w:lang w:eastAsia="fr-FR"/>
        </w:rPr>
        <w:t>The dashboard is implemented as a desktop application that is accessible to the system administrator. Information is retrieved from:</w:t>
      </w:r>
    </w:p>
    <w:p>
      <w:pPr>
        <w:pStyle w:val="ListParagraph"/>
        <w:numPr>
          <w:ilvl w:val="0"/>
          <w:numId w:val="69"/>
        </w:numPr>
        <w:rPr/>
      </w:pPr>
      <w:r>
        <w:rPr/>
        <w:t>The Execution Information database</w:t>
      </w:r>
    </w:p>
    <w:p>
      <w:pPr>
        <w:pStyle w:val="ListParagraph"/>
        <w:numPr>
          <w:ilvl w:val="0"/>
          <w:numId w:val="69"/>
        </w:numPr>
        <w:rPr/>
      </w:pPr>
      <w:r>
        <w:rPr/>
        <w:t>The Orchestrator</w:t>
      </w:r>
    </w:p>
    <w:p>
      <w:pPr>
        <w:pStyle w:val="ListParagraph"/>
        <w:numPr>
          <w:ilvl w:val="0"/>
          <w:numId w:val="69"/>
        </w:numPr>
        <w:rPr/>
      </w:pPr>
      <w:r>
        <w:rPr/>
        <w:t>The local system</w:t>
      </w:r>
    </w:p>
    <w:p>
      <w:pPr>
        <w:pStyle w:val="Heading4"/>
        <w:numPr>
          <w:ilvl w:val="3"/>
          <w:numId w:val="1"/>
        </w:numPr>
        <w:rPr/>
      </w:pPr>
      <w:bookmarkStart w:id="121" w:name="_Toc416974316"/>
      <w:bookmarkStart w:id="122" w:name="_Toc417062943"/>
      <w:bookmarkStart w:id="123" w:name="_Toc417423432"/>
      <w:r>
        <w:rPr/>
        <w:t>User Subscription Manager</w:t>
      </w:r>
      <w:bookmarkEnd w:id="121"/>
      <w:bookmarkEnd w:id="122"/>
      <w:bookmarkEnd w:id="123"/>
      <w:r>
        <w:rPr/>
        <w:t xml:space="preserve"> </w:t>
      </w:r>
    </w:p>
    <w:p>
      <w:pPr>
        <w:pStyle w:val="Normal"/>
        <w:rPr/>
      </w:pPr>
      <w:r>
        <w:rPr/>
        <w:t>This component handles the configuration and launch of on-demand processing by a regular user. It also allows a user to express his/her interest in certain products that are to be produced by the system processors, so that, when they will be available, the user may download them.</w:t>
      </w:r>
    </w:p>
    <w:p>
      <w:pPr>
        <w:pStyle w:val="Heading3"/>
        <w:numPr>
          <w:ilvl w:val="2"/>
          <w:numId w:val="1"/>
        </w:numPr>
        <w:rPr>
          <w:b w:val="false"/>
          <w:b w:val="false"/>
        </w:rPr>
      </w:pPr>
      <w:bookmarkStart w:id="124" w:name="_Toc416799416"/>
      <w:bookmarkStart w:id="125" w:name="_Toc416974317"/>
      <w:bookmarkStart w:id="126" w:name="_Toc417062944"/>
      <w:bookmarkStart w:id="127" w:name="_Toc417423433"/>
      <w:bookmarkEnd w:id="124"/>
      <w:bookmarkEnd w:id="125"/>
      <w:bookmarkEnd w:id="126"/>
      <w:bookmarkEnd w:id="127"/>
      <w:r>
        <w:rPr/>
        <w:t>Service Layer</w:t>
      </w:r>
    </w:p>
    <w:p>
      <w:pPr>
        <w:pStyle w:val="Normal"/>
        <w:rPr/>
      </w:pPr>
      <w:r>
        <w:rPr/>
        <w:t>This layer implements almost all the logic of the processing facility. The main components of are:</w:t>
      </w:r>
    </w:p>
    <w:p>
      <w:pPr>
        <w:pStyle w:val="Heading4"/>
        <w:numPr>
          <w:ilvl w:val="3"/>
          <w:numId w:val="1"/>
        </w:numPr>
        <w:rPr/>
      </w:pPr>
      <w:bookmarkStart w:id="128" w:name="_Toc416799417"/>
      <w:bookmarkStart w:id="129" w:name="_Toc416974318"/>
      <w:bookmarkStart w:id="130" w:name="_Toc417062945"/>
      <w:bookmarkStart w:id="131" w:name="_Toc417423434"/>
      <w:bookmarkEnd w:id="128"/>
      <w:bookmarkEnd w:id="129"/>
      <w:bookmarkEnd w:id="130"/>
      <w:bookmarkEnd w:id="131"/>
      <w:r>
        <w:rPr/>
        <w:t>L1C Product Downloader</w:t>
      </w:r>
    </w:p>
    <w:p>
      <w:pPr>
        <w:pStyle w:val="Normal"/>
        <w:rPr/>
      </w:pPr>
      <w:r>
        <w:rPr/>
        <w:t>It will connect to the ESA L1C Product data storage and will fetch the available products into the processing area file system.</w:t>
      </w:r>
    </w:p>
    <w:p>
      <w:pPr>
        <w:pStyle w:val="Heading4"/>
        <w:numPr>
          <w:ilvl w:val="3"/>
          <w:numId w:val="1"/>
        </w:numPr>
        <w:rPr/>
      </w:pPr>
      <w:bookmarkStart w:id="132" w:name="_Toc417423435"/>
      <w:bookmarkEnd w:id="132"/>
      <w:r>
        <w:rPr/>
        <w:t>L1T Product Downloader</w:t>
      </w:r>
    </w:p>
    <w:p>
      <w:pPr>
        <w:pStyle w:val="Normal"/>
        <w:rPr>
          <w:lang w:eastAsia="fr-FR"/>
        </w:rPr>
      </w:pPr>
      <w:r>
        <w:rPr>
          <w:lang w:eastAsia="fr-FR"/>
        </w:rPr>
        <w:t>It will connect to the USGS L1T Product data storage and will fetch the available products into the processing area file system.</w:t>
      </w:r>
    </w:p>
    <w:p>
      <w:pPr>
        <w:pStyle w:val="Heading4"/>
        <w:numPr>
          <w:ilvl w:val="3"/>
          <w:numId w:val="1"/>
        </w:numPr>
        <w:rPr/>
      </w:pPr>
      <w:bookmarkStart w:id="133" w:name="_Toc416799418"/>
      <w:bookmarkStart w:id="134" w:name="_Toc416974319"/>
      <w:bookmarkStart w:id="135" w:name="_Toc417062946"/>
      <w:bookmarkStart w:id="136" w:name="_Toc417423436"/>
      <w:bookmarkEnd w:id="133"/>
      <w:bookmarkEnd w:id="134"/>
      <w:bookmarkEnd w:id="135"/>
      <w:bookmarkEnd w:id="136"/>
      <w:r>
        <w:rPr/>
        <w:t>The Orchestrator</w:t>
      </w:r>
    </w:p>
    <w:p>
      <w:pPr>
        <w:pStyle w:val="Normal"/>
        <w:rPr/>
      </w:pPr>
      <w:r>
        <w:rPr/>
        <w:t xml:space="preserve">The Orchestrator is the main component which is used to manage the Sen2-Agri software components on the system. </w:t>
      </w:r>
      <w:bookmarkStart w:id="137" w:name="_Toc416799419"/>
      <w:r>
        <w:rPr/>
        <w:t>Its role is to monitor the occurrence of new files in the processing area file system, determine the processing chain to be launched, handle user requests and monitor the execution of the current processing chains.</w:t>
      </w:r>
    </w:p>
    <w:p>
      <w:pPr>
        <w:pStyle w:val="Heading4"/>
        <w:numPr>
          <w:ilvl w:val="3"/>
          <w:numId w:val="1"/>
        </w:numPr>
        <w:rPr/>
      </w:pPr>
      <w:bookmarkStart w:id="138" w:name="_Toc416974320"/>
      <w:bookmarkStart w:id="139" w:name="_Toc417062947"/>
      <w:bookmarkStart w:id="140" w:name="_Toc417423437"/>
      <w:bookmarkEnd w:id="137"/>
      <w:bookmarkEnd w:id="138"/>
      <w:bookmarkEnd w:id="139"/>
      <w:bookmarkEnd w:id="140"/>
      <w:r>
        <w:rPr/>
        <w:t>Scheduler</w:t>
      </w:r>
    </w:p>
    <w:p>
      <w:pPr>
        <w:pStyle w:val="Normal"/>
        <w:rPr>
          <w:lang w:eastAsia="fr-FR"/>
        </w:rPr>
      </w:pPr>
      <w:r>
        <w:rPr>
          <w:lang w:eastAsia="fr-FR"/>
        </w:rPr>
        <w:t>This component is responsible with the execution (i.e. Orchestrator invocation) of timed jobs. A timed job is an execution unit that needs a certain quantity of input information that may not be available when the job is defined.</w:t>
      </w:r>
    </w:p>
    <w:p>
      <w:pPr>
        <w:pStyle w:val="Normal"/>
        <w:rPr>
          <w:lang w:eastAsia="fr-FR"/>
        </w:rPr>
      </w:pPr>
      <w:r>
        <w:rPr>
          <w:lang w:eastAsia="fr-FR"/>
        </w:rPr>
        <w:t>There are two categories of timed jobs:</w:t>
      </w:r>
    </w:p>
    <w:p>
      <w:pPr>
        <w:pStyle w:val="ListParagraph"/>
        <w:numPr>
          <w:ilvl w:val="0"/>
          <w:numId w:val="69"/>
        </w:numPr>
        <w:rPr/>
      </w:pPr>
      <w:r>
        <w:rPr/>
        <w:t>Jobs that should execute repetitively with a given period (for example, each 30 days);</w:t>
      </w:r>
    </w:p>
    <w:p>
      <w:pPr>
        <w:pStyle w:val="ListParagraph"/>
        <w:numPr>
          <w:ilvl w:val="0"/>
          <w:numId w:val="69"/>
        </w:numPr>
        <w:rPr/>
      </w:pPr>
      <w:r>
        <w:rPr/>
        <w:t>Jobs that should execute when the necessary input information becomes available (for example, when a number of L1C products for the same site are received).</w:t>
      </w:r>
    </w:p>
    <w:p>
      <w:pPr>
        <w:pStyle w:val="Normal"/>
        <w:rPr>
          <w:lang w:eastAsia="fr-FR"/>
        </w:rPr>
      </w:pPr>
      <w:r>
        <w:rPr>
          <w:lang w:eastAsia="fr-FR"/>
        </w:rPr>
        <w:t>The Scheduler communicates with the Orchestrator using the IPC API of the latter component.</w:t>
      </w:r>
    </w:p>
    <w:p>
      <w:pPr>
        <w:pStyle w:val="Heading4"/>
        <w:numPr>
          <w:ilvl w:val="3"/>
          <w:numId w:val="1"/>
        </w:numPr>
        <w:rPr/>
      </w:pPr>
      <w:bookmarkStart w:id="141" w:name="_Toc416974321"/>
      <w:bookmarkStart w:id="142" w:name="_Toc417062948"/>
      <w:bookmarkStart w:id="143" w:name="_Toc417423438"/>
      <w:bookmarkStart w:id="144" w:name="_Toc416799420"/>
      <w:bookmarkEnd w:id="141"/>
      <w:bookmarkEnd w:id="142"/>
      <w:bookmarkEnd w:id="143"/>
      <w:bookmarkEnd w:id="144"/>
      <w:r>
        <w:rPr/>
        <w:t>Resource Manager</w:t>
      </w:r>
    </w:p>
    <w:p>
      <w:pPr>
        <w:pStyle w:val="Normal"/>
        <w:spacing w:lineRule="auto" w:line="259" w:before="0" w:after="160"/>
        <w:contextualSpacing/>
        <w:rPr/>
      </w:pPr>
      <w:r>
        <w:rPr/>
        <w:t xml:space="preserve">The Resource Manager will be in charge with the parallel execution of different jobs (execution of processors with a given set of parameters). In the centre of this component will be SLURM workload manager. </w:t>
      </w:r>
    </w:p>
    <w:p>
      <w:pPr>
        <w:pStyle w:val="Heading4"/>
        <w:numPr>
          <w:ilvl w:val="3"/>
          <w:numId w:val="1"/>
        </w:numPr>
        <w:rPr/>
      </w:pPr>
      <w:bookmarkStart w:id="145" w:name="_Toc416874118"/>
      <w:bookmarkStart w:id="146" w:name="_Toc417423439"/>
      <w:bookmarkStart w:id="147" w:name="_Toc416799421"/>
      <w:bookmarkStart w:id="148" w:name="_Toc416974322"/>
      <w:bookmarkStart w:id="149" w:name="_Toc417062949"/>
      <w:bookmarkEnd w:id="145"/>
      <w:bookmarkEnd w:id="146"/>
      <w:bookmarkEnd w:id="147"/>
      <w:bookmarkEnd w:id="148"/>
      <w:bookmarkEnd w:id="149"/>
      <w:r>
        <w:rPr/>
        <w:t>Processors</w:t>
      </w:r>
    </w:p>
    <w:p>
      <w:pPr>
        <w:pStyle w:val="Normal"/>
        <w:rPr/>
      </w:pPr>
      <w:r>
        <w:rPr/>
        <w:t xml:space="preserve">The processors will be a collection of one or several modules dedicated to produce at tile level one of the Sen2-Agri products. These processors are split into several modules (see section </w:t>
      </w:r>
      <w:r>
        <w:rPr/>
        <w:fldChar w:fldCharType="begin"/>
      </w:r>
      <w:r>
        <w:instrText> REF _Ref417420978 \r \h </w:instrText>
      </w:r>
      <w:r>
        <w:fldChar w:fldCharType="separate"/>
      </w:r>
      <w:r>
        <w:t>4.2</w:t>
      </w:r>
      <w:r>
        <w:fldChar w:fldCharType="end"/>
      </w:r>
      <w:r>
        <w:rPr/>
        <w:t>) to allow different parallelization strategies. The processors will be:</w:t>
      </w:r>
    </w:p>
    <w:p>
      <w:pPr>
        <w:pStyle w:val="ListParagraph"/>
        <w:numPr>
          <w:ilvl w:val="0"/>
          <w:numId w:val="69"/>
        </w:numPr>
        <w:rPr/>
      </w:pPr>
      <w:r>
        <w:rPr/>
        <w:t>Atmospheric corrections processor that will produce L2A products</w:t>
      </w:r>
    </w:p>
    <w:p>
      <w:pPr>
        <w:pStyle w:val="ListParagraph"/>
        <w:numPr>
          <w:ilvl w:val="0"/>
          <w:numId w:val="69"/>
        </w:numPr>
        <w:rPr/>
      </w:pPr>
      <w:r>
        <w:rPr/>
        <w:t>Temporal synthesis processor that will deliver the L3A products (</w:t>
      </w:r>
      <w:r>
        <w:rPr/>
        <w:fldChar w:fldCharType="begin"/>
      </w:r>
      <w:r>
        <w:instrText> REF _Ref417421091 \h </w:instrText>
      </w:r>
      <w:r>
        <w:fldChar w:fldCharType="separate"/>
      </w:r>
      <w:r>
        <w:t>Figure  3 -2</w:t>
      </w:r>
      <w:r>
        <w:fldChar w:fldCharType="end"/>
      </w:r>
      <w:r>
        <w:rPr/>
        <w:t>)</w:t>
      </w:r>
    </w:p>
    <w:p>
      <w:pPr>
        <w:pStyle w:val="Normal"/>
        <w:keepNext/>
        <w:jc w:val="center"/>
        <w:rPr/>
      </w:pPr>
      <w:r>
        <w:rPr/>
        <w:drawing>
          <wp:inline distT="0" distB="0" distL="0" distR="0">
            <wp:extent cx="5768340" cy="2205355"/>
            <wp:effectExtent l="0" t="0" r="0" b="0"/>
            <wp:docPr id="5"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9" descr=""/>
                    <pic:cNvPicPr>
                      <a:picLocks noChangeAspect="1" noChangeArrowheads="1"/>
                    </pic:cNvPicPr>
                  </pic:nvPicPr>
                  <pic:blipFill>
                    <a:blip r:embed="rId13"/>
                    <a:stretch>
                      <a:fillRect/>
                    </a:stretch>
                  </pic:blipFill>
                  <pic:spPr bwMode="auto">
                    <a:xfrm>
                      <a:off x="0" y="0"/>
                      <a:ext cx="5768340" cy="2205355"/>
                    </a:xfrm>
                    <a:prstGeom prst="rect">
                      <a:avLst/>
                    </a:prstGeom>
                    <a:noFill/>
                    <a:ln w="9525">
                      <a:noFill/>
                      <a:miter lim="800000"/>
                      <a:headEnd/>
                      <a:tailEnd/>
                    </a:ln>
                  </pic:spPr>
                </pic:pic>
              </a:graphicData>
            </a:graphic>
          </wp:inline>
        </w:drawing>
      </w:r>
    </w:p>
    <w:p>
      <w:pPr>
        <w:pStyle w:val="Caption1"/>
        <w:rPr/>
      </w:pPr>
      <w:bookmarkStart w:id="150" w:name="_Toc417422259"/>
      <w:bookmarkStart w:id="151" w:name="_Ref417421091"/>
      <w:r>
        <w:rPr>
          <w:lang w:val="en-US"/>
        </w:rPr>
        <w:t xml:space="preserve">Figure </w:t>
      </w:r>
      <w:r>
        <w:fldChar w:fldCharType="begin"/>
      </w:r>
      <w:r>
        <w:instrText>STYLEREF 1 \s</w:instrText>
      </w:r>
      <w:r>
        <w:fldChar w:fldCharType="separate"/>
      </w:r>
      <w:bookmarkStart w:id="152" w:name="__Fieldmark__5783_51071921"/>
      <w:r>
        <w:rPr>
          <w:lang w:val="en-US"/>
        </w:rPr>
        <w:t>3</w:t>
      </w:r>
      <w:bookmarkStart w:id="153" w:name="__Fieldmark__5817_714155160"/>
      <w:r>
        <w:rPr>
          <w:lang w:val="en-US"/>
        </w:rPr>
      </w:r>
      <w:r>
        <w:fldChar w:fldCharType="end"/>
      </w:r>
      <w:bookmarkEnd w:id="152"/>
      <w:bookmarkEnd w:id="153"/>
      <w:r>
        <w:rPr>
          <w:lang w:val="en-US"/>
        </w:rPr>
        <w:noBreakHyphen/>
      </w:r>
      <w:r>
        <w:rPr>
          <w:lang w:val="en-US"/>
        </w:rPr>
        <w:fldChar w:fldCharType="begin"/>
      </w:r>
      <w:r>
        <w:instrText> SEQ Figure \* ARABIC </w:instrText>
      </w:r>
      <w:r>
        <w:fldChar w:fldCharType="separate"/>
      </w:r>
      <w:r>
        <w:t>2</w:t>
      </w:r>
      <w:r>
        <w:fldChar w:fldCharType="end"/>
      </w:r>
      <w:bookmarkEnd w:id="150"/>
      <w:bookmarkEnd w:id="151"/>
      <w:r>
        <w:rPr>
          <w:lang w:val="en-US"/>
        </w:rPr>
        <w:t>: Composite synthesis processor</w:t>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ListParagraph"/>
        <w:numPr>
          <w:ilvl w:val="0"/>
          <w:numId w:val="69"/>
        </w:numPr>
        <w:rPr/>
      </w:pPr>
      <w:r>
        <w:rPr/>
        <w:t>A biophysical vegetation status processor (</w:t>
      </w:r>
      <w:r>
        <w:rPr/>
        <w:fldChar w:fldCharType="begin"/>
      </w:r>
      <w:r>
        <w:instrText> REF _Ref417421251 \h </w:instrText>
      </w:r>
      <w:r>
        <w:fldChar w:fldCharType="separate"/>
      </w:r>
      <w:r>
        <w:t>Figure  3 -3</w:t>
      </w:r>
      <w:r>
        <w:fldChar w:fldCharType="end"/>
      </w:r>
      <w:r>
        <w:rPr/>
        <w:t>)</w:t>
      </w:r>
    </w:p>
    <w:p>
      <w:pPr>
        <w:pStyle w:val="Normal"/>
        <w:keepNext/>
        <w:rPr/>
      </w:pPr>
      <w:r>
        <w:rPr/>
        <w:drawing>
          <wp:inline distT="0" distB="0" distL="0" distR="0">
            <wp:extent cx="5768340" cy="1640205"/>
            <wp:effectExtent l="0" t="0" r="0" b="0"/>
            <wp:docPr id="6"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0" descr=""/>
                    <pic:cNvPicPr>
                      <a:picLocks noChangeAspect="1" noChangeArrowheads="1"/>
                    </pic:cNvPicPr>
                  </pic:nvPicPr>
                  <pic:blipFill>
                    <a:blip r:embed="rId14"/>
                    <a:stretch>
                      <a:fillRect/>
                    </a:stretch>
                  </pic:blipFill>
                  <pic:spPr bwMode="auto">
                    <a:xfrm>
                      <a:off x="0" y="0"/>
                      <a:ext cx="5768340" cy="1640205"/>
                    </a:xfrm>
                    <a:prstGeom prst="rect">
                      <a:avLst/>
                    </a:prstGeom>
                    <a:noFill/>
                    <a:ln w="9525">
                      <a:noFill/>
                      <a:miter lim="800000"/>
                      <a:headEnd/>
                      <a:tailEnd/>
                    </a:ln>
                  </pic:spPr>
                </pic:pic>
              </a:graphicData>
            </a:graphic>
          </wp:inline>
        </w:drawing>
      </w:r>
    </w:p>
    <w:p>
      <w:pPr>
        <w:pStyle w:val="Caption1"/>
        <w:rPr/>
      </w:pPr>
      <w:bookmarkStart w:id="154" w:name="_Toc417422260"/>
      <w:bookmarkStart w:id="155" w:name="_Ref417421251"/>
      <w:r>
        <w:rPr>
          <w:lang w:val="en-US"/>
        </w:rPr>
        <w:t xml:space="preserve">Figure </w:t>
      </w:r>
      <w:r>
        <w:fldChar w:fldCharType="begin"/>
      </w:r>
      <w:r>
        <w:instrText>STYLEREF 1 \s</w:instrText>
      </w:r>
      <w:r>
        <w:fldChar w:fldCharType="separate"/>
      </w:r>
      <w:bookmarkStart w:id="156" w:name="__Fieldmark__5805_51071921"/>
      <w:r>
        <w:rPr>
          <w:lang w:val="en-US"/>
        </w:rPr>
        <w:t>3</w:t>
      </w:r>
      <w:bookmarkStart w:id="157" w:name="__Fieldmark__5839_714155160"/>
      <w:r>
        <w:rPr>
          <w:lang w:val="en-US"/>
        </w:rPr>
      </w:r>
      <w:r>
        <w:fldChar w:fldCharType="end"/>
      </w:r>
      <w:bookmarkEnd w:id="156"/>
      <w:bookmarkEnd w:id="157"/>
      <w:r>
        <w:rPr>
          <w:lang w:val="en-US"/>
        </w:rPr>
        <w:noBreakHyphen/>
      </w:r>
      <w:r>
        <w:rPr>
          <w:lang w:val="en-US"/>
        </w:rPr>
        <w:fldChar w:fldCharType="begin"/>
      </w:r>
      <w:r>
        <w:instrText> SEQ Figure \* ARABIC </w:instrText>
      </w:r>
      <w:r>
        <w:fldChar w:fldCharType="separate"/>
      </w:r>
      <w:r>
        <w:t>3</w:t>
      </w:r>
      <w:r>
        <w:fldChar w:fldCharType="end"/>
      </w:r>
      <w:bookmarkEnd w:id="154"/>
      <w:bookmarkEnd w:id="155"/>
      <w:r>
        <w:rPr>
          <w:lang w:val="en-US"/>
        </w:rPr>
        <w:t> : Temporal vegetation status indicator</w:t>
      </w:r>
    </w:p>
    <w:p>
      <w:pPr>
        <w:pStyle w:val="ListParagraph"/>
        <w:numPr>
          <w:ilvl w:val="0"/>
          <w:numId w:val="69"/>
        </w:numPr>
        <w:rPr/>
      </w:pPr>
      <w:r>
        <w:rPr>
          <w:lang w:val="en-US"/>
        </w:rPr>
        <w:t>Crop mask processor (</w:t>
      </w:r>
      <w:r>
        <w:rPr>
          <w:lang w:val="en-US"/>
        </w:rPr>
        <w:fldChar w:fldCharType="begin"/>
      </w:r>
      <w:r>
        <w:instrText> REF _Ref417421688 \h </w:instrText>
      </w:r>
      <w:r>
        <w:fldChar w:fldCharType="separate"/>
      </w:r>
      <w:r>
        <w:t>Figure  3 -4</w:t>
      </w:r>
      <w:r>
        <w:fldChar w:fldCharType="end"/>
      </w:r>
      <w:r>
        <w:rPr>
          <w:lang w:val="en-US"/>
        </w:rPr>
        <w:t xml:space="preserve">) </w:t>
      </w:r>
    </w:p>
    <w:p>
      <w:pPr>
        <w:pStyle w:val="Normal"/>
        <w:keepNext/>
        <w:jc w:val="center"/>
        <w:rPr/>
      </w:pPr>
      <w:r>
        <w:rPr/>
        <w:drawing>
          <wp:inline distT="0" distB="0" distL="0" distR="0">
            <wp:extent cx="5768340" cy="2808605"/>
            <wp:effectExtent l="0" t="0" r="0" b="0"/>
            <wp:docPr id="7"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2" descr=""/>
                    <pic:cNvPicPr>
                      <a:picLocks noChangeAspect="1" noChangeArrowheads="1"/>
                    </pic:cNvPicPr>
                  </pic:nvPicPr>
                  <pic:blipFill>
                    <a:blip r:embed="rId15"/>
                    <a:stretch>
                      <a:fillRect/>
                    </a:stretch>
                  </pic:blipFill>
                  <pic:spPr bwMode="auto">
                    <a:xfrm>
                      <a:off x="0" y="0"/>
                      <a:ext cx="5768340" cy="2808605"/>
                    </a:xfrm>
                    <a:prstGeom prst="rect">
                      <a:avLst/>
                    </a:prstGeom>
                    <a:noFill/>
                    <a:ln w="9525">
                      <a:noFill/>
                      <a:miter lim="800000"/>
                      <a:headEnd/>
                      <a:tailEnd/>
                    </a:ln>
                  </pic:spPr>
                </pic:pic>
              </a:graphicData>
            </a:graphic>
          </wp:inline>
        </w:drawing>
      </w:r>
    </w:p>
    <w:p>
      <w:pPr>
        <w:pStyle w:val="Caption1"/>
        <w:rPr/>
      </w:pPr>
      <w:bookmarkStart w:id="158" w:name="_Toc417422261"/>
      <w:bookmarkStart w:id="159" w:name="_Ref417421688"/>
      <w:r>
        <w:rPr>
          <w:lang w:val="en-US"/>
        </w:rPr>
        <w:t xml:space="preserve">Figure </w:t>
      </w:r>
      <w:r>
        <w:fldChar w:fldCharType="begin"/>
      </w:r>
      <w:r>
        <w:instrText>STYLEREF 1 \s</w:instrText>
      </w:r>
      <w:r>
        <w:fldChar w:fldCharType="separate"/>
      </w:r>
      <w:bookmarkStart w:id="160" w:name="__Fieldmark__5827_51071921"/>
      <w:r>
        <w:rPr>
          <w:lang w:val="en-US"/>
        </w:rPr>
        <w:t>3</w:t>
      </w:r>
      <w:bookmarkStart w:id="161" w:name="__Fieldmark__5865_714155160"/>
      <w:r>
        <w:rPr>
          <w:lang w:val="en-US"/>
        </w:rPr>
      </w:r>
      <w:r>
        <w:fldChar w:fldCharType="end"/>
      </w:r>
      <w:bookmarkEnd w:id="160"/>
      <w:bookmarkEnd w:id="161"/>
      <w:r>
        <w:rPr>
          <w:lang w:val="en-US"/>
        </w:rPr>
        <w:noBreakHyphen/>
      </w:r>
      <w:r>
        <w:rPr>
          <w:lang w:val="en-US"/>
        </w:rPr>
        <w:fldChar w:fldCharType="begin"/>
      </w:r>
      <w:r>
        <w:instrText> SEQ Figure \* ARABIC </w:instrText>
      </w:r>
      <w:r>
        <w:fldChar w:fldCharType="separate"/>
      </w:r>
      <w:r>
        <w:t>4</w:t>
      </w:r>
      <w:r>
        <w:fldChar w:fldCharType="end"/>
      </w:r>
      <w:bookmarkEnd w:id="158"/>
      <w:bookmarkEnd w:id="159"/>
      <w:r>
        <w:rPr>
          <w:lang w:val="en-US"/>
        </w:rPr>
        <w:t>: Crop mask processor</w:t>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Normal"/>
        <w:rPr>
          <w:lang w:val="en-US" w:eastAsia="fr-FR"/>
        </w:rPr>
      </w:pPr>
      <w:r>
        <w:rPr>
          <w:lang w:val="en-US" w:eastAsia="fr-FR"/>
        </w:rPr>
      </w:r>
    </w:p>
    <w:p>
      <w:pPr>
        <w:pStyle w:val="ListParagraph"/>
        <w:numPr>
          <w:ilvl w:val="0"/>
          <w:numId w:val="69"/>
        </w:numPr>
        <w:rPr/>
      </w:pPr>
      <w:r>
        <w:rPr/>
        <w:t>Crop type processor (</w:t>
      </w:r>
      <w:r>
        <w:rPr/>
        <w:fldChar w:fldCharType="begin"/>
      </w:r>
      <w:r>
        <w:instrText> REF _Ref417421421 \h </w:instrText>
      </w:r>
      <w:r>
        <w:fldChar w:fldCharType="separate"/>
      </w:r>
      <w:r>
        <w:t>Figure  3 -5</w:t>
      </w:r>
      <w:r>
        <w:fldChar w:fldCharType="end"/>
      </w:r>
      <w:r>
        <w:rPr/>
        <w:t xml:space="preserve"> )</w:t>
      </w:r>
    </w:p>
    <w:p>
      <w:pPr>
        <w:pStyle w:val="Normal"/>
        <w:keepNext/>
        <w:jc w:val="center"/>
        <w:rPr/>
      </w:pPr>
      <w:r>
        <w:rPr/>
        <w:drawing>
          <wp:inline distT="0" distB="0" distL="0" distR="0">
            <wp:extent cx="5768340" cy="3385185"/>
            <wp:effectExtent l="0" t="0" r="0" b="0"/>
            <wp:docPr id="8" name="Imag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1" descr=""/>
                    <pic:cNvPicPr>
                      <a:picLocks noChangeAspect="1" noChangeArrowheads="1"/>
                    </pic:cNvPicPr>
                  </pic:nvPicPr>
                  <pic:blipFill>
                    <a:blip r:embed="rId16"/>
                    <a:stretch>
                      <a:fillRect/>
                    </a:stretch>
                  </pic:blipFill>
                  <pic:spPr bwMode="auto">
                    <a:xfrm>
                      <a:off x="0" y="0"/>
                      <a:ext cx="5768340" cy="3385185"/>
                    </a:xfrm>
                    <a:prstGeom prst="rect">
                      <a:avLst/>
                    </a:prstGeom>
                    <a:noFill/>
                    <a:ln w="9525">
                      <a:noFill/>
                      <a:miter lim="800000"/>
                      <a:headEnd/>
                      <a:tailEnd/>
                    </a:ln>
                  </pic:spPr>
                </pic:pic>
              </a:graphicData>
            </a:graphic>
          </wp:inline>
        </w:drawing>
      </w:r>
    </w:p>
    <w:p>
      <w:pPr>
        <w:pStyle w:val="Caption1"/>
        <w:rPr/>
      </w:pPr>
      <w:bookmarkStart w:id="162" w:name="_Toc417422262"/>
      <w:bookmarkStart w:id="163" w:name="_Ref417421421"/>
      <w:r>
        <w:rPr>
          <w:lang w:val="en-US"/>
        </w:rPr>
        <w:t xml:space="preserve">Figure </w:t>
      </w:r>
      <w:r>
        <w:fldChar w:fldCharType="begin"/>
      </w:r>
      <w:r>
        <w:instrText>STYLEREF 1 \s</w:instrText>
      </w:r>
      <w:r>
        <w:fldChar w:fldCharType="separate"/>
      </w:r>
      <w:bookmarkStart w:id="164" w:name="__Fieldmark__5849_51071921"/>
      <w:r>
        <w:rPr>
          <w:lang w:val="en-US"/>
        </w:rPr>
        <w:t>3</w:t>
      </w:r>
      <w:bookmarkStart w:id="165" w:name="__Fieldmark__5888_714155160"/>
      <w:r>
        <w:rPr>
          <w:lang w:val="en-US"/>
        </w:rPr>
      </w:r>
      <w:r>
        <w:fldChar w:fldCharType="end"/>
      </w:r>
      <w:bookmarkEnd w:id="164"/>
      <w:bookmarkEnd w:id="165"/>
      <w:r>
        <w:rPr>
          <w:lang w:val="en-US"/>
        </w:rPr>
        <w:noBreakHyphen/>
      </w:r>
      <w:r>
        <w:rPr>
          <w:lang w:val="en-US"/>
        </w:rPr>
        <w:fldChar w:fldCharType="begin"/>
      </w:r>
      <w:r>
        <w:instrText> SEQ Figure \* ARABIC </w:instrText>
      </w:r>
      <w:r>
        <w:fldChar w:fldCharType="separate"/>
      </w:r>
      <w:r>
        <w:t>5</w:t>
      </w:r>
      <w:r>
        <w:fldChar w:fldCharType="end"/>
      </w:r>
      <w:bookmarkEnd w:id="162"/>
      <w:bookmarkEnd w:id="163"/>
      <w:r>
        <w:rPr>
          <w:lang w:val="en-US"/>
        </w:rPr>
        <w:t>: Crop type processor</w:t>
      </w:r>
    </w:p>
    <w:p>
      <w:pPr>
        <w:pStyle w:val="Heading4"/>
        <w:numPr>
          <w:ilvl w:val="3"/>
          <w:numId w:val="1"/>
        </w:numPr>
        <w:rPr/>
      </w:pPr>
      <w:bookmarkStart w:id="166" w:name="_Toc417423440"/>
      <w:bookmarkEnd w:id="166"/>
      <w:r>
        <w:rPr/>
        <w:t>Modules</w:t>
      </w:r>
    </w:p>
    <w:p>
      <w:pPr>
        <w:pStyle w:val="Normal"/>
        <w:rPr/>
      </w:pPr>
      <w:r>
        <w:rPr/>
        <w:t xml:space="preserve">The modules will be actually wrappers over a set of executables and functions that can be invoked with parameters. The list of modules is summarized in </w:t>
      </w:r>
      <w:r>
        <w:rPr/>
        <w:fldChar w:fldCharType="begin"/>
      </w:r>
      <w:r>
        <w:instrText> REF _Ref417317493 \h </w:instrText>
      </w:r>
      <w:r>
        <w:fldChar w:fldCharType="separate"/>
      </w:r>
      <w:r>
        <w:t>Table  4 -6</w:t>
      </w:r>
      <w:r>
        <w:fldChar w:fldCharType="end"/>
      </w:r>
      <w:r>
        <w:rPr/>
        <w:t>.</w:t>
      </w:r>
    </w:p>
    <w:p>
      <w:pPr>
        <w:pStyle w:val="Normal"/>
        <w:rPr/>
      </w:pPr>
      <w:r>
        <w:rPr/>
        <w:t>The wrappers will have also the role to collect information about the execution (name of the input and output product, start time and execution duration etc.) and to send them to the persistence manager in order to be saved to the Execution information database.</w:t>
      </w:r>
    </w:p>
    <w:p>
      <w:pPr>
        <w:pStyle w:val="Heading4"/>
        <w:numPr>
          <w:ilvl w:val="3"/>
          <w:numId w:val="1"/>
        </w:numPr>
        <w:rPr/>
      </w:pPr>
      <w:bookmarkStart w:id="167" w:name="_Toc416799422"/>
      <w:bookmarkStart w:id="168" w:name="_Toc416974323"/>
      <w:bookmarkStart w:id="169" w:name="_Toc417062950"/>
      <w:bookmarkStart w:id="170" w:name="_Toc417423441"/>
      <w:bookmarkStart w:id="171" w:name="_Toc416799421347"/>
      <w:bookmarkStart w:id="172" w:name="_Toc416974322347"/>
      <w:bookmarkStart w:id="173" w:name="_Toc417062949347"/>
      <w:bookmarkEnd w:id="167"/>
      <w:bookmarkEnd w:id="168"/>
      <w:bookmarkEnd w:id="169"/>
      <w:bookmarkEnd w:id="170"/>
      <w:bookmarkEnd w:id="171"/>
      <w:bookmarkEnd w:id="172"/>
      <w:bookmarkEnd w:id="173"/>
      <w:r>
        <w:rPr/>
        <w:t>Archiver</w:t>
      </w:r>
    </w:p>
    <w:p>
      <w:pPr>
        <w:pStyle w:val="Normal"/>
        <w:rPr>
          <w:lang w:eastAsia="fr-FR"/>
        </w:rPr>
      </w:pPr>
      <w:r>
        <w:rPr>
          <w:lang w:eastAsia="fr-FR"/>
        </w:rPr>
        <w:t>This service handles the retention policies for final / intermediate / user products.</w:t>
      </w:r>
    </w:p>
    <w:p>
      <w:pPr>
        <w:pStyle w:val="Normal"/>
        <w:rPr>
          <w:lang w:eastAsia="fr-FR"/>
        </w:rPr>
      </w:pPr>
      <w:r>
        <w:rPr>
          <w:lang w:eastAsia="fr-FR"/>
        </w:rPr>
        <w:t>For each product type, a retention policy can be defined. This will consist in specifying a time duration during which the product(s) can be downloaded or used.</w:t>
      </w:r>
    </w:p>
    <w:p>
      <w:pPr>
        <w:pStyle w:val="Heading4"/>
        <w:numPr>
          <w:ilvl w:val="3"/>
          <w:numId w:val="1"/>
        </w:numPr>
        <w:rPr/>
      </w:pPr>
      <w:bookmarkStart w:id="174" w:name="_Toc416799423"/>
      <w:bookmarkStart w:id="175" w:name="_Toc416974324"/>
      <w:bookmarkStart w:id="176" w:name="_Toc417062951"/>
      <w:bookmarkStart w:id="177" w:name="_Toc417423442"/>
      <w:bookmarkEnd w:id="174"/>
      <w:bookmarkEnd w:id="175"/>
      <w:bookmarkEnd w:id="176"/>
      <w:bookmarkEnd w:id="177"/>
      <w:r>
        <w:rPr/>
        <w:t>Persistence Manager</w:t>
      </w:r>
    </w:p>
    <w:p>
      <w:pPr>
        <w:pStyle w:val="Normal"/>
        <w:rPr>
          <w:lang w:eastAsia="fr-FR"/>
        </w:rPr>
      </w:pPr>
      <w:r>
        <w:rPr>
          <w:lang w:eastAsia="fr-FR"/>
        </w:rPr>
        <w:t>The Persistence Manager will be the interface between the other modules of the system with the persistence layer databases. It stores the execution information like the start time, duration, executed processor, input and output files to the Execution Information Database or the information needed for handling the user requests (input product names, area of interest etc.)</w:t>
      </w:r>
    </w:p>
    <w:p>
      <w:pPr>
        <w:pStyle w:val="Heading3"/>
        <w:numPr>
          <w:ilvl w:val="2"/>
          <w:numId w:val="1"/>
        </w:numPr>
        <w:rPr/>
      </w:pPr>
      <w:bookmarkStart w:id="178" w:name="_Toc416974325"/>
      <w:bookmarkStart w:id="179" w:name="_Toc417062952"/>
      <w:bookmarkStart w:id="180" w:name="_Toc417423443"/>
      <w:bookmarkStart w:id="181" w:name="_Toc416799424"/>
      <w:bookmarkEnd w:id="178"/>
      <w:bookmarkEnd w:id="179"/>
      <w:bookmarkEnd w:id="180"/>
      <w:bookmarkEnd w:id="181"/>
      <w:r>
        <w:rPr/>
        <w:t>Persistence Layer</w:t>
      </w:r>
    </w:p>
    <w:p>
      <w:pPr>
        <w:pStyle w:val="Heading4"/>
        <w:numPr>
          <w:ilvl w:val="3"/>
          <w:numId w:val="1"/>
        </w:numPr>
        <w:rPr/>
      </w:pPr>
      <w:bookmarkStart w:id="182" w:name="_Toc416799425"/>
      <w:bookmarkStart w:id="183" w:name="_Toc416974326"/>
      <w:bookmarkStart w:id="184" w:name="_Toc417062953"/>
      <w:bookmarkStart w:id="185" w:name="_Toc417423444"/>
      <w:bookmarkEnd w:id="182"/>
      <w:bookmarkEnd w:id="183"/>
      <w:bookmarkEnd w:id="184"/>
      <w:bookmarkEnd w:id="185"/>
      <w:r>
        <w:rPr/>
        <w:t>Configuration Database</w:t>
      </w:r>
    </w:p>
    <w:p>
      <w:pPr>
        <w:pStyle w:val="Normal"/>
        <w:rPr>
          <w:lang w:eastAsia="fr-FR"/>
        </w:rPr>
      </w:pPr>
      <w:r>
        <w:rPr>
          <w:lang w:eastAsia="fr-FR"/>
        </w:rPr>
        <w:t>This database will contain the following information:</w:t>
      </w:r>
    </w:p>
    <w:p>
      <w:pPr>
        <w:pStyle w:val="ListParagraph"/>
        <w:numPr>
          <w:ilvl w:val="0"/>
          <w:numId w:val="69"/>
        </w:numPr>
        <w:rPr/>
      </w:pPr>
      <w:r>
        <w:rPr/>
        <w:t xml:space="preserve">Configuration parameters of the system </w:t>
      </w:r>
    </w:p>
    <w:p>
      <w:pPr>
        <w:pStyle w:val="ListParagraph"/>
        <w:numPr>
          <w:ilvl w:val="0"/>
          <w:numId w:val="69"/>
        </w:numPr>
        <w:rPr/>
      </w:pPr>
      <w:r>
        <w:rPr/>
        <w:t xml:space="preserve">Configuration for the user subscriptions </w:t>
      </w:r>
    </w:p>
    <w:p>
      <w:pPr>
        <w:pStyle w:val="Heading4"/>
        <w:numPr>
          <w:ilvl w:val="3"/>
          <w:numId w:val="1"/>
        </w:numPr>
        <w:rPr>
          <w:b w:val="false"/>
          <w:b w:val="false"/>
        </w:rPr>
      </w:pPr>
      <w:bookmarkStart w:id="186" w:name="_Toc416799426"/>
      <w:bookmarkStart w:id="187" w:name="_Toc416974327"/>
      <w:bookmarkStart w:id="188" w:name="_Toc417062954"/>
      <w:bookmarkStart w:id="189" w:name="_Toc417423445"/>
      <w:r>
        <w:rPr/>
        <w:t>Execution information</w:t>
      </w:r>
      <w:r>
        <w:rPr>
          <w:b w:val="false"/>
        </w:rPr>
        <w:t xml:space="preserve"> </w:t>
      </w:r>
      <w:bookmarkEnd w:id="186"/>
      <w:bookmarkEnd w:id="187"/>
      <w:bookmarkEnd w:id="188"/>
      <w:bookmarkEnd w:id="189"/>
      <w:r>
        <w:rPr/>
        <w:t>database</w:t>
      </w:r>
    </w:p>
    <w:p>
      <w:pPr>
        <w:pStyle w:val="Normal"/>
        <w:spacing w:lineRule="auto" w:line="259" w:before="0" w:after="160"/>
        <w:contextualSpacing/>
        <w:jc w:val="left"/>
        <w:rPr/>
      </w:pPr>
      <w:r>
        <w:rPr/>
        <w:t>The Execution Information database will store information about executions (start time, duration etc.), about the input intermediate and resulted products (name, size of the product etc.), processors invoked. It also can store information about the intermediate states when there is a multi-step processing that can be spanned in time, depending on the availability of the products needed at the current step in order to continue processing.</w:t>
      </w:r>
    </w:p>
    <w:p>
      <w:pPr>
        <w:pStyle w:val="Heading4"/>
        <w:numPr>
          <w:ilvl w:val="3"/>
          <w:numId w:val="1"/>
        </w:numPr>
        <w:rPr/>
      </w:pPr>
      <w:bookmarkStart w:id="190" w:name="_Toc416799427"/>
      <w:bookmarkStart w:id="191" w:name="_Toc416974328"/>
      <w:bookmarkStart w:id="192" w:name="_Toc417062955"/>
      <w:bookmarkStart w:id="193" w:name="_Toc417423446"/>
      <w:bookmarkEnd w:id="190"/>
      <w:bookmarkEnd w:id="191"/>
      <w:bookmarkEnd w:id="192"/>
      <w:bookmarkEnd w:id="193"/>
      <w:r>
        <w:rPr/>
        <w:t>Processing Area (File System)</w:t>
      </w:r>
    </w:p>
    <w:p>
      <w:pPr>
        <w:pStyle w:val="Normal"/>
        <w:rPr>
          <w:lang w:eastAsia="fr-FR"/>
        </w:rPr>
      </w:pPr>
      <w:r>
        <w:rPr>
          <w:lang w:eastAsia="fr-FR"/>
        </w:rPr>
        <w:t>As the new products are retrieved by the L1C downloader, they will be stored in the processing area file system. The orchestrator will monitor for specific changes the folders where the new products are added and will trigger the processing of these products.</w:t>
      </w:r>
    </w:p>
    <w:p>
      <w:pPr>
        <w:pStyle w:val="Normal"/>
        <w:rPr>
          <w:lang w:eastAsia="fr-FR"/>
        </w:rPr>
      </w:pPr>
      <w:r>
        <w:rPr>
          <w:lang w:eastAsia="fr-FR"/>
        </w:rPr>
        <w:t>During processing, the intermediate files will be also stored in this file system as well as the final products. The final products might be also input for other processors.</w:t>
      </w:r>
    </w:p>
    <w:p>
      <w:pPr>
        <w:pStyle w:val="Heading4"/>
        <w:numPr>
          <w:ilvl w:val="3"/>
          <w:numId w:val="1"/>
        </w:numPr>
        <w:rPr/>
      </w:pPr>
      <w:bookmarkStart w:id="194" w:name="_Toc416799428"/>
      <w:bookmarkStart w:id="195" w:name="_Toc416974329"/>
      <w:bookmarkStart w:id="196" w:name="_Toc417062956"/>
      <w:bookmarkStart w:id="197" w:name="_Toc417423447"/>
      <w:bookmarkEnd w:id="194"/>
      <w:bookmarkEnd w:id="195"/>
      <w:bookmarkEnd w:id="196"/>
      <w:bookmarkEnd w:id="197"/>
      <w:r>
        <w:rPr/>
        <w:t>Archive (File System)</w:t>
      </w:r>
    </w:p>
    <w:p>
      <w:pPr>
        <w:pStyle w:val="Normal"/>
        <w:rPr>
          <w:lang w:eastAsia="fr-FR"/>
        </w:rPr>
      </w:pPr>
      <w:r>
        <w:rPr>
          <w:lang w:eastAsia="fr-FR"/>
        </w:rPr>
        <w:t>According to the defined retention policy, the files that will fall into this policy will be moved from the Processing Area file system to the Archive file system.</w:t>
      </w:r>
    </w:p>
    <w:p>
      <w:pPr>
        <w:pStyle w:val="Heading3"/>
        <w:numPr>
          <w:ilvl w:val="2"/>
          <w:numId w:val="1"/>
        </w:numPr>
        <w:rPr/>
      </w:pPr>
      <w:bookmarkStart w:id="198" w:name="_Toc417423448"/>
      <w:bookmarkEnd w:id="198"/>
      <w:r>
        <w:rPr/>
        <w:t>System static package and library architecture</w:t>
      </w:r>
    </w:p>
    <w:p>
      <w:pPr>
        <w:pStyle w:val="Normal"/>
        <w:rPr/>
      </w:pPr>
      <w:r>
        <w:rPr>
          <w:lang w:eastAsia="fr-FR"/>
        </w:rPr>
        <w:t xml:space="preserve">The Sen2-Agri architecture has been designed to maximise re-use of existing components: open-source component as OTB and GDAL or components developed during the benchmarking phase. </w:t>
      </w:r>
      <w:r>
        <w:rPr>
          <w:lang w:eastAsia="fr-FR"/>
        </w:rPr>
        <w:fldChar w:fldCharType="begin"/>
      </w:r>
      <w:r>
        <w:instrText> REF _Ref417396244 \h </w:instrText>
      </w:r>
      <w:r>
        <w:fldChar w:fldCharType="separate"/>
      </w:r>
      <w:r>
        <w:t>Figure  3 -6</w:t>
      </w:r>
      <w:r>
        <w:fldChar w:fldCharType="end"/>
      </w:r>
      <w:r>
        <w:rPr>
          <w:lang w:eastAsia="fr-FR"/>
        </w:rPr>
        <w:t xml:space="preserve"> shows that the Sen2-Agri modules have designed as wrappers around </w:t>
      </w:r>
    </w:p>
    <w:p>
      <w:pPr>
        <w:pStyle w:val="ListParagraph"/>
        <w:numPr>
          <w:ilvl w:val="0"/>
          <w:numId w:val="69"/>
        </w:numPr>
        <w:rPr/>
      </w:pPr>
      <w:r>
        <w:rPr/>
        <w:t>Existing functionalities from GDAL/OGR library or tools to deal with vector data and OTB applications to deal with image processing.</w:t>
      </w:r>
    </w:p>
    <w:p>
      <w:pPr>
        <w:pStyle w:val="ListParagraph"/>
        <w:numPr>
          <w:ilvl w:val="0"/>
          <w:numId w:val="69"/>
        </w:numPr>
        <w:rPr/>
      </w:pPr>
      <w:r>
        <w:rPr/>
        <w:t xml:space="preserve">New image processing functionalities available in modules through a new set of applications: Sen2-Agri ones. </w:t>
      </w:r>
    </w:p>
    <w:p>
      <w:pPr>
        <w:pStyle w:val="Normal"/>
        <w:keepNext/>
        <w:rPr/>
      </w:pPr>
      <w:r>
        <w:rPr/>
        <w:drawing>
          <wp:inline distT="0" distB="0" distL="0" distR="0">
            <wp:extent cx="5768340" cy="4090670"/>
            <wp:effectExtent l="0" t="0" r="0" b="0"/>
            <wp:docPr id="9"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0" descr=""/>
                    <pic:cNvPicPr>
                      <a:picLocks noChangeAspect="1" noChangeArrowheads="1"/>
                    </pic:cNvPicPr>
                  </pic:nvPicPr>
                  <pic:blipFill>
                    <a:blip r:embed="rId17"/>
                    <a:stretch>
                      <a:fillRect/>
                    </a:stretch>
                  </pic:blipFill>
                  <pic:spPr bwMode="auto">
                    <a:xfrm>
                      <a:off x="0" y="0"/>
                      <a:ext cx="5768340" cy="4090670"/>
                    </a:xfrm>
                    <a:prstGeom prst="rect">
                      <a:avLst/>
                    </a:prstGeom>
                    <a:noFill/>
                    <a:ln w="9525">
                      <a:noFill/>
                      <a:miter lim="800000"/>
                      <a:headEnd/>
                      <a:tailEnd/>
                    </a:ln>
                  </pic:spPr>
                </pic:pic>
              </a:graphicData>
            </a:graphic>
          </wp:inline>
        </w:drawing>
      </w:r>
    </w:p>
    <w:p>
      <w:pPr>
        <w:pStyle w:val="Caption1"/>
        <w:rPr/>
      </w:pPr>
      <w:bookmarkStart w:id="199" w:name="_Toc417422263"/>
      <w:bookmarkStart w:id="200" w:name="_Ref417396244"/>
      <w:r>
        <w:rPr>
          <w:lang w:val="en-US"/>
        </w:rPr>
        <w:t xml:space="preserve">Figure </w:t>
      </w:r>
      <w:r>
        <w:fldChar w:fldCharType="begin"/>
      </w:r>
      <w:r>
        <w:instrText>STYLEREF 1 \s</w:instrText>
      </w:r>
      <w:r>
        <w:fldChar w:fldCharType="separate"/>
      </w:r>
      <w:bookmarkStart w:id="201" w:name="__Fieldmark__5996_51071921"/>
      <w:r>
        <w:rPr>
          <w:lang w:val="en-US"/>
        </w:rPr>
        <w:t>3</w:t>
      </w:r>
      <w:bookmarkStart w:id="202" w:name="__Fieldmark__6041_714155160"/>
      <w:r>
        <w:rPr>
          <w:lang w:val="en-US"/>
        </w:rPr>
      </w:r>
      <w:r>
        <w:fldChar w:fldCharType="end"/>
      </w:r>
      <w:bookmarkEnd w:id="201"/>
      <w:bookmarkEnd w:id="202"/>
      <w:r>
        <w:rPr>
          <w:lang w:val="en-US"/>
        </w:rPr>
        <w:noBreakHyphen/>
      </w:r>
      <w:r>
        <w:rPr>
          <w:lang w:val="en-US"/>
        </w:rPr>
        <w:fldChar w:fldCharType="begin"/>
      </w:r>
      <w:r>
        <w:instrText> SEQ Figure \* ARABIC </w:instrText>
      </w:r>
      <w:r>
        <w:fldChar w:fldCharType="separate"/>
      </w:r>
      <w:r>
        <w:t>6</w:t>
      </w:r>
      <w:r>
        <w:fldChar w:fldCharType="end"/>
      </w:r>
      <w:bookmarkEnd w:id="199"/>
      <w:bookmarkEnd w:id="200"/>
      <w:r>
        <w:rPr>
          <w:lang w:val="en-US"/>
        </w:rPr>
        <w:t> : Static architecture of the Sen2-Agri components (in blue the re-use components and green the new ones).</w:t>
      </w:r>
    </w:p>
    <w:p>
      <w:pPr>
        <w:pStyle w:val="Heading2"/>
        <w:numPr>
          <w:ilvl w:val="1"/>
          <w:numId w:val="1"/>
        </w:numPr>
        <w:rPr/>
      </w:pPr>
      <w:bookmarkStart w:id="203" w:name="_Toc417423449"/>
      <w:r>
        <w:rPr/>
        <w:t>System Dynamic Architecture</w:t>
      </w:r>
      <w:bookmarkEnd w:id="203"/>
      <w:r>
        <w:rPr/>
        <w:t xml:space="preserve"> </w:t>
      </w:r>
    </w:p>
    <w:p>
      <w:pPr>
        <w:pStyle w:val="Normal"/>
        <w:rPr/>
      </w:pPr>
      <w:r>
        <w:rPr/>
        <w:fldChar w:fldCharType="begin"/>
      </w:r>
      <w:r>
        <w:instrText> REF _Ref417449076 \h </w:instrText>
      </w:r>
      <w:r>
        <w:fldChar w:fldCharType="separate"/>
      </w:r>
      <w:r>
        <w:t>Figure  3 -7</w:t>
      </w:r>
      <w:r>
        <w:fldChar w:fldCharType="end"/>
      </w:r>
      <w:r>
        <w:rPr>
          <w:lang w:eastAsia="fr-FR"/>
        </w:rPr>
        <w:t xml:space="preserve"> </w:t>
      </w:r>
      <w:r>
        <w:rPr>
          <w:lang w:eastAsia="fr-FR"/>
        </w:rPr>
        <w:t>presents a simplified activity diagram.</w:t>
      </w:r>
    </w:p>
    <w:p>
      <w:pPr>
        <w:pStyle w:val="Normal"/>
        <w:jc w:val="center"/>
        <w:rPr/>
      </w:pPr>
      <w:r>
        <w:rPr/>
        <w:drawing>
          <wp:inline distT="0" distB="0" distL="0" distR="0">
            <wp:extent cx="5760720" cy="7303135"/>
            <wp:effectExtent l="0" t="0" r="0" b="0"/>
            <wp:docPr id="1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descr=""/>
                    <pic:cNvPicPr>
                      <a:picLocks noChangeAspect="1" noChangeArrowheads="1"/>
                    </pic:cNvPicPr>
                  </pic:nvPicPr>
                  <pic:blipFill>
                    <a:blip r:embed="rId18"/>
                    <a:stretch>
                      <a:fillRect/>
                    </a:stretch>
                  </pic:blipFill>
                  <pic:spPr bwMode="auto">
                    <a:xfrm>
                      <a:off x="0" y="0"/>
                      <a:ext cx="5760720" cy="7303135"/>
                    </a:xfrm>
                    <a:prstGeom prst="rect">
                      <a:avLst/>
                    </a:prstGeom>
                    <a:noFill/>
                    <a:ln w="9525">
                      <a:noFill/>
                      <a:miter lim="800000"/>
                      <a:headEnd/>
                      <a:tailEnd/>
                    </a:ln>
                  </pic:spPr>
                </pic:pic>
              </a:graphicData>
            </a:graphic>
          </wp:inline>
        </w:drawing>
      </w:r>
    </w:p>
    <w:p>
      <w:pPr>
        <w:pStyle w:val="Caption1"/>
        <w:rPr/>
      </w:pPr>
      <w:bookmarkStart w:id="204" w:name="_Toc417422264"/>
      <w:bookmarkStart w:id="205" w:name="_Ref417449076"/>
      <w:r>
        <w:rPr>
          <w:lang w:val="en-GB"/>
        </w:rPr>
        <w:t xml:space="preserve">Figure </w:t>
      </w:r>
      <w:r>
        <w:fldChar w:fldCharType="begin"/>
      </w:r>
      <w:r>
        <w:instrText>STYLEREF 1 \s</w:instrText>
      </w:r>
      <w:r>
        <w:fldChar w:fldCharType="separate"/>
      </w:r>
      <w:bookmarkStart w:id="206" w:name="__Fieldmark__6022_51071921"/>
      <w:r>
        <w:rPr>
          <w:lang w:val="en-GB"/>
        </w:rPr>
        <w:t>3</w:t>
      </w:r>
      <w:bookmarkStart w:id="207" w:name="__Fieldmark__6080_714155160"/>
      <w:r>
        <w:rPr>
          <w:lang w:val="en-GB"/>
        </w:rPr>
      </w:r>
      <w:r>
        <w:fldChar w:fldCharType="end"/>
      </w:r>
      <w:bookmarkEnd w:id="206"/>
      <w:bookmarkEnd w:id="207"/>
      <w:r>
        <w:rPr>
          <w:lang w:val="en-GB"/>
        </w:rPr>
        <w:noBreakHyphen/>
      </w:r>
      <w:r>
        <w:rPr>
          <w:lang w:val="en-GB"/>
        </w:rPr>
        <w:fldChar w:fldCharType="begin"/>
      </w:r>
      <w:r>
        <w:instrText> SEQ Figure \* ARABIC </w:instrText>
      </w:r>
      <w:r>
        <w:fldChar w:fldCharType="separate"/>
      </w:r>
      <w:r>
        <w:t>7</w:t>
      </w:r>
      <w:r>
        <w:fldChar w:fldCharType="end"/>
      </w:r>
      <w:bookmarkEnd w:id="204"/>
      <w:bookmarkEnd w:id="205"/>
      <w:r>
        <w:rPr>
          <w:lang w:val="en-GB"/>
        </w:rPr>
        <w:t> : Overview Activity Diagram of the System</w:t>
      </w:r>
    </w:p>
    <w:p>
      <w:pPr>
        <w:pStyle w:val="Normal"/>
        <w:rPr/>
      </w:pPr>
      <w:r>
        <w:rPr/>
      </w:r>
    </w:p>
    <w:p>
      <w:pPr>
        <w:pStyle w:val="Normal"/>
        <w:rPr/>
      </w:pPr>
      <w:r>
        <w:rPr/>
      </w:r>
    </w:p>
    <w:p>
      <w:pPr>
        <w:pStyle w:val="Normal"/>
        <w:rPr/>
      </w:pPr>
      <w:r>
        <w:rPr/>
        <w:t>During normal operation, the orchestrator will perform the following verifications:</w:t>
      </w:r>
    </w:p>
    <w:p>
      <w:pPr>
        <w:pStyle w:val="ListParagraph"/>
        <w:numPr>
          <w:ilvl w:val="0"/>
          <w:numId w:val="69"/>
        </w:numPr>
        <w:rPr/>
      </w:pPr>
      <w:r>
        <w:rPr/>
        <w:t>If there is a scheduled task to be executed. A typical scheduled task is the archiving task. In this case the archiver will be invoked in order to execute the defined retention rules.</w:t>
      </w:r>
    </w:p>
    <w:p>
      <w:pPr>
        <w:pStyle w:val="ListParagraph"/>
        <w:numPr>
          <w:ilvl w:val="0"/>
          <w:numId w:val="69"/>
        </w:numPr>
        <w:rPr/>
      </w:pPr>
      <w:r>
        <w:rPr/>
        <w:t xml:space="preserve">If there is a new product available in the processing area file system. In this case, according to the type of the detected product will be determined the processing chain to be invoked. </w:t>
      </w:r>
    </w:p>
    <w:p>
      <w:pPr>
        <w:pStyle w:val="ListParagraph"/>
        <w:numPr>
          <w:ilvl w:val="0"/>
          <w:numId w:val="69"/>
        </w:numPr>
        <w:rPr/>
      </w:pPr>
      <w:r>
        <w:rPr/>
        <w:t xml:space="preserve">If there is a new user request. In this case, the orchestrator will read the configuration parameters from the database for this new request and will create a new job to be executed by the resource manager. </w:t>
      </w:r>
    </w:p>
    <w:p>
      <w:pPr>
        <w:pStyle w:val="Normal"/>
        <w:rPr/>
      </w:pPr>
      <w:r>
        <w:rPr/>
        <w:t>Once a new job is added to the resource manager’s queue, the processor wrapper from the job will be invoked with the specified parameters. All the relevant information will be saved by the processor wrapper into the execution information database via the persistence manager.</w:t>
      </w:r>
    </w:p>
    <w:p>
      <w:pPr>
        <w:pStyle w:val="Normal"/>
        <w:rPr/>
      </w:pPr>
      <w:r>
        <w:rPr/>
        <w:t xml:space="preserve">If an error occurred during processing, the problem is logged and the orchestrator is informed. Depending on the error type, the orchestrator might decide whether the processing of the failed job should be re-executed (for example in the case of no more disk space, it might be first performed a spontaneous launch of the archiver before trying re-execution of the processing). </w:t>
      </w:r>
    </w:p>
    <w:p>
      <w:pPr>
        <w:pStyle w:val="Heading2"/>
        <w:numPr>
          <w:ilvl w:val="1"/>
          <w:numId w:val="1"/>
        </w:numPr>
        <w:rPr/>
      </w:pPr>
      <w:bookmarkStart w:id="208" w:name="_Toc417423450"/>
      <w:bookmarkEnd w:id="208"/>
      <w:r>
        <w:rPr/>
        <w:t>System Behaviour</w:t>
      </w:r>
    </w:p>
    <w:p>
      <w:pPr>
        <w:pStyle w:val="Heading3"/>
        <w:numPr>
          <w:ilvl w:val="2"/>
          <w:numId w:val="1"/>
        </w:numPr>
        <w:rPr/>
      </w:pPr>
      <w:bookmarkStart w:id="209" w:name="_Toc416974330"/>
      <w:bookmarkStart w:id="210" w:name="_Toc417062957"/>
      <w:bookmarkStart w:id="211" w:name="_Toc417423451"/>
      <w:bookmarkEnd w:id="209"/>
      <w:bookmarkEnd w:id="210"/>
      <w:bookmarkEnd w:id="211"/>
      <w:r>
        <w:rPr/>
        <w:t>On-Demand Processing</w:t>
      </w:r>
    </w:p>
    <w:p>
      <w:pPr>
        <w:pStyle w:val="Normal"/>
        <w:rPr/>
      </w:pPr>
      <w:r>
        <w:rPr/>
        <w:fldChar w:fldCharType="begin"/>
      </w:r>
      <w:r>
        <w:instrText> REF _Ref417449099 \h </w:instrText>
      </w:r>
      <w:r>
        <w:fldChar w:fldCharType="separate"/>
      </w:r>
      <w:r>
        <w:t>Figure  3 -8</w:t>
      </w:r>
      <w:r>
        <w:fldChar w:fldCharType="end"/>
      </w:r>
      <w:r>
        <w:rPr>
          <w:lang w:eastAsia="fr-FR"/>
        </w:rPr>
        <w:t xml:space="preserve"> </w:t>
      </w:r>
      <w:r>
        <w:rPr>
          <w:lang w:eastAsia="fr-FR"/>
        </w:rPr>
        <w:t>presents the flow when the user performs a processing request.</w:t>
      </w:r>
    </w:p>
    <w:p>
      <w:pPr>
        <w:pStyle w:val="Normal"/>
        <w:rPr/>
      </w:pPr>
      <w:r>
        <w:rPr/>
        <w:drawing>
          <wp:inline distT="0" distB="0" distL="0" distR="0">
            <wp:extent cx="5760720" cy="5481955"/>
            <wp:effectExtent l="0" t="0" r="0" b="0"/>
            <wp:docPr id="1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
                    <pic:cNvPicPr>
                      <a:picLocks noChangeAspect="1" noChangeArrowheads="1"/>
                    </pic:cNvPicPr>
                  </pic:nvPicPr>
                  <pic:blipFill>
                    <a:blip r:embed="rId19"/>
                    <a:stretch>
                      <a:fillRect/>
                    </a:stretch>
                  </pic:blipFill>
                  <pic:spPr bwMode="auto">
                    <a:xfrm>
                      <a:off x="0" y="0"/>
                      <a:ext cx="5760720" cy="5481955"/>
                    </a:xfrm>
                    <a:prstGeom prst="rect">
                      <a:avLst/>
                    </a:prstGeom>
                    <a:noFill/>
                    <a:ln w="9525">
                      <a:noFill/>
                      <a:miter lim="800000"/>
                      <a:headEnd/>
                      <a:tailEnd/>
                    </a:ln>
                  </pic:spPr>
                </pic:pic>
              </a:graphicData>
            </a:graphic>
          </wp:inline>
        </w:drawing>
      </w:r>
    </w:p>
    <w:p>
      <w:pPr>
        <w:pStyle w:val="Caption1"/>
        <w:rPr/>
      </w:pPr>
      <w:bookmarkStart w:id="212" w:name="_Toc417422265"/>
      <w:bookmarkStart w:id="213" w:name="_Ref417449099"/>
      <w:r>
        <w:rPr>
          <w:lang w:val="en-GB"/>
        </w:rPr>
        <w:t xml:space="preserve">Figure </w:t>
      </w:r>
      <w:r>
        <w:fldChar w:fldCharType="begin"/>
      </w:r>
      <w:r>
        <w:instrText>STYLEREF 1 \s</w:instrText>
      </w:r>
      <w:r>
        <w:fldChar w:fldCharType="separate"/>
      </w:r>
      <w:bookmarkStart w:id="214" w:name="__Fieldmark__6064_51071921"/>
      <w:r>
        <w:rPr>
          <w:lang w:val="en-GB"/>
        </w:rPr>
        <w:t>3</w:t>
      </w:r>
      <w:bookmarkStart w:id="215" w:name="__Fieldmark__6131_714155160"/>
      <w:r>
        <w:rPr>
          <w:lang w:val="en-GB"/>
        </w:rPr>
      </w:r>
      <w:r>
        <w:fldChar w:fldCharType="end"/>
      </w:r>
      <w:bookmarkEnd w:id="214"/>
      <w:bookmarkEnd w:id="215"/>
      <w:r>
        <w:rPr>
          <w:lang w:val="en-GB"/>
        </w:rPr>
        <w:noBreakHyphen/>
      </w:r>
      <w:r>
        <w:rPr>
          <w:lang w:val="en-GB"/>
        </w:rPr>
        <w:fldChar w:fldCharType="begin"/>
      </w:r>
      <w:r>
        <w:instrText> SEQ Figure \* ARABIC </w:instrText>
      </w:r>
      <w:r>
        <w:fldChar w:fldCharType="separate"/>
      </w:r>
      <w:r>
        <w:t>8</w:t>
      </w:r>
      <w:r>
        <w:fldChar w:fldCharType="end"/>
      </w:r>
      <w:bookmarkEnd w:id="212"/>
      <w:bookmarkEnd w:id="213"/>
      <w:r>
        <w:rPr>
          <w:lang w:val="en-GB"/>
        </w:rPr>
        <w:t> : On-Demand Processing Activity Diagram</w:t>
      </w:r>
    </w:p>
    <w:p>
      <w:pPr>
        <w:pStyle w:val="Heading2"/>
        <w:numPr>
          <w:ilvl w:val="1"/>
          <w:numId w:val="1"/>
        </w:numPr>
        <w:rPr/>
      </w:pPr>
      <w:bookmarkStart w:id="216" w:name="_Toc417423452"/>
      <w:r>
        <w:rPr/>
        <w:t>Interfaces Context</w:t>
      </w:r>
      <w:bookmarkEnd w:id="216"/>
      <w:r>
        <w:rPr/>
        <w:t xml:space="preserve"> </w:t>
      </w:r>
    </w:p>
    <w:p>
      <w:pPr>
        <w:pStyle w:val="Heading3"/>
        <w:numPr>
          <w:ilvl w:val="2"/>
          <w:numId w:val="1"/>
        </w:numPr>
        <w:rPr/>
      </w:pPr>
      <w:bookmarkStart w:id="217" w:name="_Toc416874127"/>
      <w:bookmarkStart w:id="218" w:name="_Toc417423453"/>
      <w:bookmarkEnd w:id="217"/>
      <w:bookmarkEnd w:id="218"/>
      <w:r>
        <w:rPr/>
        <w:t>ESA Sentinel-2 Interface</w:t>
      </w:r>
    </w:p>
    <w:p>
      <w:pPr>
        <w:pStyle w:val="Normal"/>
        <w:rPr>
          <w:lang w:eastAsia="fr-FR"/>
        </w:rPr>
      </w:pPr>
      <w:r>
        <w:rPr>
          <w:lang w:eastAsia="fr-FR"/>
        </w:rPr>
        <w:t>Currently the official ESA Sentinel-2 download interface is not known. The NgEO interface is not available at this moment. Therefore we will consider an alternative solution based on the existing Sentinel-1 data hub interface and it’s API. Due to the fact that the official Sentinel-2 data hub API is not currently know, the L1C product downloader will be considered as a prototype until the final technical solution will be available at ESA side.</w:t>
      </w:r>
    </w:p>
    <w:p>
      <w:pPr>
        <w:pStyle w:val="Heading3"/>
        <w:numPr>
          <w:ilvl w:val="2"/>
          <w:numId w:val="1"/>
        </w:numPr>
        <w:rPr/>
      </w:pPr>
      <w:bookmarkStart w:id="219" w:name="_Toc417423454"/>
      <w:bookmarkEnd w:id="219"/>
      <w:r>
        <w:rPr/>
        <w:t>USGS LandSat8 Interface</w:t>
      </w:r>
    </w:p>
    <w:p>
      <w:pPr>
        <w:pStyle w:val="Normal"/>
        <w:rPr/>
      </w:pPr>
      <w:r>
        <w:rPr>
          <w:lang w:eastAsia="fr-FR"/>
        </w:rPr>
        <w:t>Currently no official USGS LandSat8 download interface is available. Several solutions are possible: firstly an unofficial API found by Olivier and secondly an API based on a Google-USGS mirror. During the PDR, it has been decided to support only the first option. Therefore, the L1T product downloader will be based on this code.</w:t>
      </w:r>
    </w:p>
    <w:p>
      <w:pPr>
        <w:pStyle w:val="Heading3"/>
        <w:numPr>
          <w:ilvl w:val="2"/>
          <w:numId w:val="1"/>
        </w:numPr>
        <w:rPr/>
      </w:pPr>
      <w:bookmarkStart w:id="220" w:name="_Toc417423455"/>
      <w:bookmarkEnd w:id="220"/>
      <w:r>
        <w:rPr/>
        <w:t>User Interface</w:t>
      </w:r>
    </w:p>
    <w:p>
      <w:pPr>
        <w:pStyle w:val="Normal"/>
        <w:rPr/>
      </w:pPr>
      <w:r>
        <w:rPr>
          <w:lang w:eastAsia="fr-FR"/>
        </w:rPr>
        <w:t xml:space="preserve">Some mock samples of the user interface components are presented in </w:t>
      </w:r>
      <w:r>
        <w:rPr>
          <w:lang w:eastAsia="fr-FR"/>
        </w:rPr>
        <w:fldChar w:fldCharType="begin"/>
      </w:r>
      <w:r>
        <w:instrText> REF _Ref417449099 \h </w:instrText>
      </w:r>
      <w:r>
        <w:fldChar w:fldCharType="separate"/>
      </w:r>
      <w:r>
        <w:t>Figure  3 -8</w:t>
      </w:r>
      <w:r>
        <w:fldChar w:fldCharType="end"/>
      </w:r>
      <w:bookmarkStart w:id="221" w:name="_GoBack"/>
      <w:bookmarkEnd w:id="221"/>
      <w:r>
        <w:rPr>
          <w:lang w:eastAsia="fr-FR"/>
        </w:rPr>
        <w:fldChar w:fldCharType="begin"/>
      </w:r>
      <w:r>
        <w:instrText> REF _Ref417449127 \h </w:instrText>
      </w:r>
      <w:r>
        <w:fldChar w:fldCharType="separate"/>
      </w:r>
      <w:r>
        <w:t>Figure  3 -9</w:t>
      </w:r>
      <w:r>
        <w:fldChar w:fldCharType="end"/>
      </w:r>
      <w:r>
        <w:rPr>
          <w:lang w:eastAsia="fr-FR"/>
        </w:rPr>
        <w:t xml:space="preserve"> and </w:t>
      </w:r>
      <w:r>
        <w:rPr>
          <w:lang w:eastAsia="fr-FR"/>
        </w:rPr>
        <w:fldChar w:fldCharType="begin"/>
      </w:r>
      <w:r>
        <w:instrText> REF _Ref417449138 \h </w:instrText>
      </w:r>
      <w:r>
        <w:fldChar w:fldCharType="separate"/>
      </w:r>
      <w:r>
        <w:t>Figure  3 -10</w:t>
      </w:r>
      <w:r>
        <w:fldChar w:fldCharType="end"/>
      </w:r>
      <w:r>
        <w:rPr>
          <w:lang w:eastAsia="fr-FR"/>
        </w:rPr>
        <w:t>.</w:t>
      </w:r>
    </w:p>
    <w:p>
      <w:pPr>
        <w:pStyle w:val="Normal"/>
        <w:rPr>
          <w:lang w:eastAsia="fr-FR"/>
        </w:rPr>
      </w:pPr>
      <w:r>
        <w:rPr/>
        <w:drawing>
          <wp:inline distT="0" distB="0" distL="0" distR="0">
            <wp:extent cx="5768340" cy="3543935"/>
            <wp:effectExtent l="0" t="0" r="0" b="0"/>
            <wp:docPr id="1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
                    <pic:cNvPicPr>
                      <a:picLocks noChangeAspect="1" noChangeArrowheads="1"/>
                    </pic:cNvPicPr>
                  </pic:nvPicPr>
                  <pic:blipFill>
                    <a:blip r:embed="rId20"/>
                    <a:stretch>
                      <a:fillRect/>
                    </a:stretch>
                  </pic:blipFill>
                  <pic:spPr bwMode="auto">
                    <a:xfrm>
                      <a:off x="0" y="0"/>
                      <a:ext cx="5768340" cy="3543935"/>
                    </a:xfrm>
                    <a:prstGeom prst="rect">
                      <a:avLst/>
                    </a:prstGeom>
                    <a:noFill/>
                    <a:ln w="9525">
                      <a:noFill/>
                      <a:miter lim="800000"/>
                      <a:headEnd/>
                      <a:tailEnd/>
                    </a:ln>
                  </pic:spPr>
                </pic:pic>
              </a:graphicData>
            </a:graphic>
          </wp:inline>
        </w:drawing>
      </w:r>
    </w:p>
    <w:p>
      <w:pPr>
        <w:pStyle w:val="Caption1"/>
        <w:rPr/>
      </w:pPr>
      <w:bookmarkStart w:id="222" w:name="_Toc417422266"/>
      <w:bookmarkStart w:id="223" w:name="_Ref417449127"/>
      <w:r>
        <w:rPr>
          <w:lang w:val="en-GB"/>
        </w:rPr>
        <w:t xml:space="preserve">Figure </w:t>
      </w:r>
      <w:r>
        <w:fldChar w:fldCharType="begin"/>
      </w:r>
      <w:r>
        <w:instrText>STYLEREF 1 \s</w:instrText>
      </w:r>
      <w:r>
        <w:fldChar w:fldCharType="separate"/>
      </w:r>
      <w:bookmarkStart w:id="224" w:name="__Fieldmark__6115_51071921"/>
      <w:r>
        <w:rPr>
          <w:lang w:val="en-GB"/>
        </w:rPr>
        <w:t>3</w:t>
      </w:r>
      <w:bookmarkStart w:id="225" w:name="__Fieldmark__6183_714155160"/>
      <w:r>
        <w:rPr>
          <w:lang w:val="en-GB"/>
        </w:rPr>
      </w:r>
      <w:r>
        <w:fldChar w:fldCharType="end"/>
      </w:r>
      <w:bookmarkEnd w:id="224"/>
      <w:bookmarkEnd w:id="225"/>
      <w:r>
        <w:rPr>
          <w:lang w:val="en-GB"/>
        </w:rPr>
        <w:noBreakHyphen/>
      </w:r>
      <w:r>
        <w:rPr>
          <w:lang w:val="en-GB"/>
        </w:rPr>
        <w:fldChar w:fldCharType="begin"/>
      </w:r>
      <w:r>
        <w:instrText> SEQ Figure \* ARABIC </w:instrText>
      </w:r>
      <w:r>
        <w:fldChar w:fldCharType="separate"/>
      </w:r>
      <w:r>
        <w:t>9</w:t>
      </w:r>
      <w:r>
        <w:fldChar w:fldCharType="end"/>
      </w:r>
      <w:bookmarkEnd w:id="222"/>
      <w:bookmarkEnd w:id="223"/>
      <w:r>
        <w:rPr>
          <w:lang w:val="en-GB"/>
        </w:rPr>
        <w:t> : Mock UI for System Process Configuration Utility</w:t>
      </w:r>
    </w:p>
    <w:p>
      <w:pPr>
        <w:pStyle w:val="Normal"/>
        <w:rPr>
          <w:lang w:eastAsia="fr-FR"/>
        </w:rPr>
      </w:pPr>
      <w:r>
        <w:rPr>
          <w:lang w:eastAsia="fr-FR"/>
        </w:rPr>
      </w:r>
    </w:p>
    <w:p>
      <w:pPr>
        <w:pStyle w:val="Normal"/>
        <w:rPr/>
      </w:pPr>
      <w:r>
        <w:rPr/>
        <w:drawing>
          <wp:inline distT="0" distB="0" distL="0" distR="0">
            <wp:extent cx="5768340" cy="3416935"/>
            <wp:effectExtent l="0" t="0" r="0" b="0"/>
            <wp:docPr id="1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descr=""/>
                    <pic:cNvPicPr>
                      <a:picLocks noChangeAspect="1" noChangeArrowheads="1"/>
                    </pic:cNvPicPr>
                  </pic:nvPicPr>
                  <pic:blipFill>
                    <a:blip r:embed="rId21"/>
                    <a:stretch>
                      <a:fillRect/>
                    </a:stretch>
                  </pic:blipFill>
                  <pic:spPr bwMode="auto">
                    <a:xfrm>
                      <a:off x="0" y="0"/>
                      <a:ext cx="5768340" cy="3416935"/>
                    </a:xfrm>
                    <a:prstGeom prst="rect">
                      <a:avLst/>
                    </a:prstGeom>
                    <a:noFill/>
                    <a:ln w="9525">
                      <a:noFill/>
                      <a:miter lim="800000"/>
                      <a:headEnd/>
                      <a:tailEnd/>
                    </a:ln>
                  </pic:spPr>
                </pic:pic>
              </a:graphicData>
            </a:graphic>
          </wp:inline>
        </w:drawing>
      </w:r>
    </w:p>
    <w:p>
      <w:pPr>
        <w:pStyle w:val="Caption1"/>
        <w:rPr/>
      </w:pPr>
      <w:bookmarkStart w:id="226" w:name="_Toc417422267"/>
      <w:bookmarkStart w:id="227" w:name="_Ref417449138"/>
      <w:r>
        <w:rPr>
          <w:lang w:val="en-US"/>
        </w:rPr>
        <w:t xml:space="preserve">Figure </w:t>
      </w:r>
      <w:r>
        <w:fldChar w:fldCharType="begin"/>
      </w:r>
      <w:r>
        <w:instrText>STYLEREF 1 \s</w:instrText>
      </w:r>
      <w:r>
        <w:fldChar w:fldCharType="separate"/>
      </w:r>
      <w:bookmarkStart w:id="228" w:name="__Fieldmark__6132_51071921"/>
      <w:r>
        <w:rPr>
          <w:lang w:val="en-US"/>
        </w:rPr>
        <w:t>3</w:t>
      </w:r>
      <w:bookmarkStart w:id="229" w:name="__Fieldmark__6199_714155160"/>
      <w:r>
        <w:rPr>
          <w:lang w:val="en-US"/>
        </w:rPr>
      </w:r>
      <w:r>
        <w:fldChar w:fldCharType="end"/>
      </w:r>
      <w:bookmarkEnd w:id="228"/>
      <w:bookmarkEnd w:id="229"/>
      <w:r>
        <w:rPr>
          <w:lang w:val="en-US"/>
        </w:rPr>
        <w:noBreakHyphen/>
      </w:r>
      <w:r>
        <w:rPr>
          <w:lang w:val="en-US"/>
        </w:rPr>
        <w:fldChar w:fldCharType="begin"/>
      </w:r>
      <w:r>
        <w:instrText> SEQ Figure \* ARABIC </w:instrText>
      </w:r>
      <w:r>
        <w:fldChar w:fldCharType="separate"/>
      </w:r>
      <w:r>
        <w:t>10</w:t>
      </w:r>
      <w:r>
        <w:fldChar w:fldCharType="end"/>
      </w:r>
      <w:bookmarkEnd w:id="226"/>
      <w:bookmarkEnd w:id="227"/>
      <w:r>
        <w:rPr>
          <w:lang w:val="en-US"/>
        </w:rPr>
        <w:t> : Mock Layout and Content for Execution Dashboard</w:t>
      </w:r>
    </w:p>
    <w:p>
      <w:pPr>
        <w:pStyle w:val="Heading3"/>
        <w:numPr>
          <w:ilvl w:val="2"/>
          <w:numId w:val="1"/>
        </w:numPr>
        <w:rPr/>
      </w:pPr>
      <w:bookmarkStart w:id="230" w:name="_Toc416799430"/>
      <w:bookmarkStart w:id="231" w:name="_Toc416974332"/>
      <w:bookmarkStart w:id="232" w:name="_Toc417062959"/>
      <w:bookmarkStart w:id="233" w:name="_Toc417423456"/>
      <w:bookmarkEnd w:id="230"/>
      <w:bookmarkEnd w:id="231"/>
      <w:bookmarkEnd w:id="232"/>
      <w:bookmarkEnd w:id="233"/>
      <w:r>
        <w:rPr/>
        <w:t>Orchestrator Interface</w:t>
      </w:r>
    </w:p>
    <w:p>
      <w:pPr>
        <w:pStyle w:val="Normal"/>
        <w:rPr>
          <w:lang w:eastAsia="fr-FR"/>
        </w:rPr>
      </w:pPr>
      <w:r>
        <w:rPr>
          <w:lang w:eastAsia="fr-FR"/>
        </w:rPr>
        <w:t>The interface exposed by the Orchestrator service allows the system to be controllable from within other systems. The reference client implementation for it, in the scope of the current project, is represented by the Configuration Utility and Execution Dashboard.</w:t>
      </w:r>
    </w:p>
    <w:p>
      <w:pPr>
        <w:pStyle w:val="Heading3"/>
        <w:numPr>
          <w:ilvl w:val="2"/>
          <w:numId w:val="1"/>
        </w:numPr>
        <w:rPr/>
      </w:pPr>
      <w:bookmarkStart w:id="234" w:name="_Toc416799431"/>
      <w:bookmarkStart w:id="235" w:name="_Toc416974333"/>
      <w:bookmarkStart w:id="236" w:name="_Toc417062960"/>
      <w:bookmarkStart w:id="237" w:name="_Toc417423457"/>
      <w:bookmarkEnd w:id="234"/>
      <w:bookmarkEnd w:id="235"/>
      <w:bookmarkEnd w:id="236"/>
      <w:bookmarkEnd w:id="237"/>
      <w:r>
        <w:rPr/>
        <w:t>Sentinel-2 Toolbox Interface</w:t>
      </w:r>
    </w:p>
    <w:p>
      <w:pPr>
        <w:pStyle w:val="Normal"/>
        <w:rPr>
          <w:lang w:eastAsia="fr-FR"/>
        </w:rPr>
      </w:pPr>
      <w:r>
        <w:rPr>
          <w:lang w:eastAsia="fr-FR"/>
        </w:rPr>
        <w:t>For the integration of Sen2-Agri processors in the Sentinel-2 Toolbox, no special consideration should be made since a processor is an independent OTB application. This integration is controlled by Sentinel-2 Toolbox via its Standalone Tool Adapter module. However, certain aspects have to be considered when integrating a Sen2-Agri processor:</w:t>
      </w:r>
    </w:p>
    <w:p>
      <w:pPr>
        <w:pStyle w:val="ListParagraph"/>
        <w:numPr>
          <w:ilvl w:val="0"/>
          <w:numId w:val="69"/>
        </w:numPr>
        <w:rPr/>
      </w:pPr>
      <w:r>
        <w:rPr/>
        <w:t>If there are specific pre-requisites for a processor, they should be addressed in the pre-execution template of the STA module definition;</w:t>
      </w:r>
    </w:p>
    <w:p>
      <w:pPr>
        <w:pStyle w:val="ListParagraph"/>
        <w:numPr>
          <w:ilvl w:val="0"/>
          <w:numId w:val="69"/>
        </w:numPr>
        <w:rPr/>
      </w:pPr>
      <w:r>
        <w:rPr/>
        <w:t>The command line parameters of the processor have to be described in the command line template of the STA module definition;</w:t>
      </w:r>
    </w:p>
    <w:p>
      <w:pPr>
        <w:pStyle w:val="ListParagraph"/>
        <w:numPr>
          <w:ilvl w:val="0"/>
          <w:numId w:val="69"/>
        </w:numPr>
        <w:rPr/>
      </w:pPr>
      <w:r>
        <w:rPr/>
        <w:t>Any post-processing actions (eg. cleaning up the temporary files) should be addressed in the post-execution template of the STA module definition.</w:t>
      </w:r>
    </w:p>
    <w:p>
      <w:pPr>
        <w:pStyle w:val="Heading2"/>
        <w:numPr>
          <w:ilvl w:val="1"/>
          <w:numId w:val="1"/>
        </w:numPr>
        <w:rPr/>
      </w:pPr>
      <w:bookmarkStart w:id="238" w:name="_Toc417423458"/>
      <w:r>
        <w:rPr/>
        <w:t>Specific constraint</w:t>
      </w:r>
      <w:bookmarkEnd w:id="238"/>
      <w:r>
        <w:rPr/>
        <w:t xml:space="preserve"> </w:t>
      </w:r>
    </w:p>
    <w:p>
      <w:pPr>
        <w:pStyle w:val="Heading3"/>
        <w:numPr>
          <w:ilvl w:val="2"/>
          <w:numId w:val="1"/>
        </w:numPr>
        <w:rPr/>
      </w:pPr>
      <w:bookmarkStart w:id="239" w:name="_Toc417062961"/>
      <w:bookmarkStart w:id="240" w:name="_Toc417423459"/>
      <w:bookmarkEnd w:id="239"/>
      <w:bookmarkEnd w:id="240"/>
      <w:r>
        <w:rPr/>
        <w:t>SLURM</w:t>
      </w:r>
    </w:p>
    <w:p>
      <w:pPr>
        <w:pStyle w:val="Normal"/>
        <w:spacing w:lineRule="auto" w:line="259" w:before="0" w:after="160"/>
        <w:contextualSpacing/>
        <w:rPr/>
      </w:pPr>
      <w:r>
        <w:rPr/>
        <w:t>SLURM allocates  exclusive  and/or  non-exclusive  access  to resources (computer  nodes)  to  users  for  some  duration  of  time  so  they  can  perform  work.  It also provides  a  framework  for  starting,  executing,  and  monitoring  work  (typically  a  parallel  job) on a set of allocated nodes. Finally, it arbitrates contention for resources by managing a queue of pending work. Even this tools is mainly used for cluster task management, it is also very useful on a single platform with multiple cores.</w:t>
      </w:r>
    </w:p>
    <w:p>
      <w:pPr>
        <w:pStyle w:val="Normal"/>
        <w:spacing w:lineRule="auto" w:line="259" w:before="0" w:after="160"/>
        <w:contextualSpacing/>
        <w:rPr/>
      </w:pPr>
      <w:r>
        <w:rPr/>
        <w:t>The SLURM multifactor priority plugin will be used to assign different priorities for system (Sen2-Agri internal) and user-requested jobs. This is accomplished by setting the Quality of Service factor according to the job type.</w:t>
      </w:r>
    </w:p>
    <w:p>
      <w:pPr>
        <w:pStyle w:val="Normal"/>
        <w:rPr/>
      </w:pPr>
      <w:r>
        <w:rPr/>
        <w:t>SLURM also allows for currently executing and pending jobs to be cancelled. Using this interface, the Orchestrator will allow the system administrator to gracefully stop processing when it is needed.</w:t>
      </w:r>
    </w:p>
    <w:p>
      <w:pPr>
        <w:pStyle w:val="Normal"/>
        <w:rPr>
          <w:lang w:eastAsia="fr-FR"/>
        </w:rPr>
      </w:pPr>
      <w:r>
        <w:rPr>
          <w:lang w:eastAsia="fr-FR"/>
        </w:rPr>
        <w:t xml:space="preserve">SLURM will be in </w:t>
      </w:r>
      <w:r>
        <w:rPr/>
        <w:t>charge with the parallel execution of different jobs from the resource manager from the orchestrator.</w:t>
      </w:r>
    </w:p>
    <w:p>
      <w:pPr>
        <w:pStyle w:val="Heading3"/>
        <w:numPr>
          <w:ilvl w:val="2"/>
          <w:numId w:val="1"/>
        </w:numPr>
        <w:rPr/>
      </w:pPr>
      <w:bookmarkStart w:id="241" w:name="_Toc417062962"/>
      <w:bookmarkStart w:id="242" w:name="_Toc417423460"/>
      <w:bookmarkEnd w:id="241"/>
      <w:bookmarkEnd w:id="242"/>
      <w:r>
        <w:rPr/>
        <w:t>D-Bus</w:t>
      </w:r>
    </w:p>
    <w:p>
      <w:pPr>
        <w:pStyle w:val="Normal"/>
        <w:rPr/>
      </w:pPr>
      <w:r>
        <w:rPr/>
        <w:t>D-Bus is a protocol for local inter</w:t>
        <w:noBreakHyphen/>
        <w:t>process communication and can handle authorization and introspection. Client and server D</w:t>
        <w:noBreakHyphen/>
        <w:t>Bus libraries are available for the common programming languages, together with command</w:t>
        <w:noBreakHyphen/>
        <w:t>line tools for discovering services and performing calls.</w:t>
      </w:r>
    </w:p>
    <w:p>
      <w:pPr>
        <w:pStyle w:val="Normal"/>
        <w:rPr>
          <w:lang w:eastAsia="fr-FR"/>
        </w:rPr>
      </w:pPr>
      <w:r>
        <w:rPr/>
        <w:t>D-Bus objects will be used by the Orchestrator API for the inter-process communication.</w:t>
      </w:r>
    </w:p>
    <w:p>
      <w:pPr>
        <w:pStyle w:val="Heading3"/>
        <w:numPr>
          <w:ilvl w:val="2"/>
          <w:numId w:val="1"/>
        </w:numPr>
        <w:rPr/>
      </w:pPr>
      <w:bookmarkStart w:id="243" w:name="_Toc417062963"/>
      <w:bookmarkStart w:id="244" w:name="_Toc417423461"/>
      <w:bookmarkEnd w:id="243"/>
      <w:bookmarkEnd w:id="244"/>
      <w:r>
        <w:rPr/>
        <w:t>Cron</w:t>
      </w:r>
    </w:p>
    <w:p>
      <w:pPr>
        <w:pStyle w:val="Normal"/>
        <w:rPr>
          <w:lang w:eastAsia="fr-FR"/>
        </w:rPr>
      </w:pPr>
      <w:r>
        <w:rPr>
          <w:lang w:eastAsia="fr-FR"/>
        </w:rPr>
        <w:t>Cron is a time-based job scheduler in Unix-like computer operating systems. It is used to schedule jobs (commands or shell scripts) to run periodically at fixed times, dates, or intervals. It will be used for triggering jobs like archiving of old products or clean up old user generated products.</w:t>
      </w:r>
    </w:p>
    <w:p>
      <w:pPr>
        <w:pStyle w:val="Heading2"/>
        <w:numPr>
          <w:ilvl w:val="1"/>
          <w:numId w:val="1"/>
        </w:numPr>
        <w:rPr/>
      </w:pPr>
      <w:bookmarkStart w:id="245" w:name="_Toc417423462"/>
      <w:bookmarkEnd w:id="245"/>
      <w:r>
        <w:rPr/>
        <w:t>Memory and CPU Budget</w:t>
      </w:r>
    </w:p>
    <w:p>
      <w:pPr>
        <w:pStyle w:val="Normal"/>
        <w:rPr>
          <w:lang w:eastAsia="fr-FR"/>
        </w:rPr>
      </w:pPr>
      <w:r>
        <w:rPr>
          <w:lang w:eastAsia="fr-FR"/>
        </w:rPr>
        <w:t>In order to make system and user processes as non-competitive as possible in terms of system memory and CPU, we introduce a partitioning of resources. Thus, in a nominal load of the system, assuming there are both system processes and user processes to be executed at the same time:</w:t>
      </w:r>
    </w:p>
    <w:p>
      <w:pPr>
        <w:pStyle w:val="ListParagraph"/>
        <w:numPr>
          <w:ilvl w:val="0"/>
          <w:numId w:val="69"/>
        </w:numPr>
        <w:rPr/>
      </w:pPr>
      <w:r>
        <w:rPr/>
        <w:t>67% of CPU is allotted to system processes (i.e. 4 physical cores / 8 logical processors)</w:t>
      </w:r>
    </w:p>
    <w:p>
      <w:pPr>
        <w:pStyle w:val="ListParagraph"/>
        <w:numPr>
          <w:ilvl w:val="0"/>
          <w:numId w:val="69"/>
        </w:numPr>
        <w:rPr/>
      </w:pPr>
      <w:r>
        <w:rPr/>
        <w:t>33% of CPU is allotted to user processes (i.e. 2 physical cores / 4 logical processors)</w:t>
      </w:r>
    </w:p>
    <w:p>
      <w:pPr>
        <w:pStyle w:val="ListParagraph"/>
        <w:numPr>
          <w:ilvl w:val="0"/>
          <w:numId w:val="69"/>
        </w:numPr>
        <w:rPr/>
      </w:pPr>
      <w:r>
        <w:rPr/>
        <w:t>16 GB of system memory is allotted to system processes (50% of total system memory)</w:t>
      </w:r>
    </w:p>
    <w:p>
      <w:pPr>
        <w:pStyle w:val="ListParagraph"/>
        <w:numPr>
          <w:ilvl w:val="0"/>
          <w:numId w:val="69"/>
        </w:numPr>
        <w:rPr/>
      </w:pPr>
      <w:r>
        <w:rPr/>
        <w:t>8 GB of system memory is allotted to user processes (25% of total system memory)</w:t>
      </w:r>
    </w:p>
    <w:p>
      <w:pPr>
        <w:pStyle w:val="Normal"/>
        <w:rPr>
          <w:lang w:eastAsia="fr-FR"/>
        </w:rPr>
      </w:pPr>
      <w:r>
        <w:rPr>
          <w:lang w:eastAsia="fr-FR"/>
        </w:rPr>
        <w:t>System processes have priority over the user ones. Therefore, if the system processes need more CPU, the above ratios can change, but not under a specific threshold.</w:t>
      </w:r>
    </w:p>
    <w:p>
      <w:pPr>
        <w:pStyle w:val="Heading2"/>
        <w:numPr>
          <w:ilvl w:val="1"/>
          <w:numId w:val="1"/>
        </w:numPr>
        <w:rPr/>
      </w:pPr>
      <w:bookmarkStart w:id="246" w:name="_Toc417423463"/>
      <w:bookmarkStart w:id="247" w:name="_Toc417421949"/>
      <w:bookmarkEnd w:id="246"/>
      <w:bookmarkEnd w:id="247"/>
      <w:r>
        <w:rPr/>
        <w:t>Design Standards, Conventions and Procedures</w:t>
      </w:r>
    </w:p>
    <w:p>
      <w:pPr>
        <w:pStyle w:val="Normal"/>
        <w:rPr/>
      </w:pPr>
      <w:r>
        <w:rPr>
          <w:lang w:eastAsia="fr-FR"/>
        </w:rPr>
        <w:t>The SDP [</w:t>
      </w:r>
      <w:r>
        <w:rPr>
          <w:lang w:eastAsia="fr-FR"/>
        </w:rPr>
        <w:fldChar w:fldCharType="begin"/>
      </w:r>
      <w:r>
        <w:instrText> REF _Ref417375782 \r \h </w:instrText>
      </w:r>
      <w:r>
        <w:fldChar w:fldCharType="separate"/>
      </w:r>
      <w:r>
        <w:t>AD.6</w:t>
      </w:r>
      <w:r>
        <w:fldChar w:fldCharType="end"/>
      </w:r>
      <w:r>
        <w:rPr>
          <w:lang w:eastAsia="fr-FR"/>
        </w:rPr>
        <w:t>] summarizes all the elements related to this section.</w:t>
      </w:r>
    </w:p>
    <w:p>
      <w:pPr>
        <w:pStyle w:val="Heading1"/>
        <w:numPr>
          <w:ilvl w:val="0"/>
          <w:numId w:val="1"/>
        </w:numPr>
        <w:rPr>
          <w:lang w:val="en-GB"/>
        </w:rPr>
      </w:pPr>
      <w:bookmarkStart w:id="248" w:name="_Toc417423464"/>
      <w:bookmarkEnd w:id="248"/>
      <w:r>
        <w:rPr>
          <w:lang w:val="en-GB"/>
        </w:rPr>
        <w:t>System Design</w:t>
      </w:r>
    </w:p>
    <w:p>
      <w:pPr>
        <w:pStyle w:val="Heading2"/>
        <w:numPr>
          <w:ilvl w:val="1"/>
          <w:numId w:val="1"/>
        </w:numPr>
        <w:rPr/>
      </w:pPr>
      <w:bookmarkStart w:id="249" w:name="_Toc417423465"/>
      <w:r>
        <w:rPr/>
        <w:t>Overall Architecture</w:t>
      </w:r>
      <w:bookmarkEnd w:id="249"/>
      <w:r>
        <w:rPr/>
        <w:t xml:space="preserve"> </w:t>
      </w:r>
    </w:p>
    <w:p>
      <w:pPr>
        <w:pStyle w:val="Normal"/>
        <w:rPr/>
      </w:pPr>
      <w:r>
        <w:rPr/>
        <w:fldChar w:fldCharType="begin"/>
      </w:r>
      <w:r>
        <w:instrText> REF _Ref417449171 \h </w:instrText>
      </w:r>
      <w:r>
        <w:fldChar w:fldCharType="separate"/>
      </w:r>
      <w:r>
        <w:t>Figure  4 -11</w:t>
      </w:r>
      <w:r>
        <w:fldChar w:fldCharType="end"/>
      </w:r>
      <w:r>
        <w:rPr>
          <w:lang w:eastAsia="fr-FR"/>
        </w:rPr>
        <w:t xml:space="preserve"> </w:t>
      </w:r>
      <w:r>
        <w:rPr>
          <w:lang w:eastAsia="fr-FR"/>
        </w:rPr>
        <w:t>presents the relationship between the main modules of the application.</w:t>
      </w:r>
    </w:p>
    <w:p>
      <w:pPr>
        <w:pStyle w:val="Normal"/>
        <w:rPr>
          <w:i/>
          <w:i/>
          <w:color w:val="0000FF"/>
          <w:lang w:eastAsia="fr-FR"/>
        </w:rPr>
      </w:pPr>
      <w:r>
        <w:rPr/>
        <w:drawing>
          <wp:inline distT="0" distB="0" distL="0" distR="0">
            <wp:extent cx="5760720" cy="4115435"/>
            <wp:effectExtent l="0" t="0" r="0" b="0"/>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22"/>
                    <a:stretch>
                      <a:fillRect/>
                    </a:stretch>
                  </pic:blipFill>
                  <pic:spPr bwMode="auto">
                    <a:xfrm>
                      <a:off x="0" y="0"/>
                      <a:ext cx="5760720" cy="4115435"/>
                    </a:xfrm>
                    <a:prstGeom prst="rect">
                      <a:avLst/>
                    </a:prstGeom>
                    <a:noFill/>
                    <a:ln w="9525">
                      <a:noFill/>
                      <a:miter lim="800000"/>
                      <a:headEnd/>
                      <a:tailEnd/>
                    </a:ln>
                  </pic:spPr>
                </pic:pic>
              </a:graphicData>
            </a:graphic>
          </wp:inline>
        </w:drawing>
      </w:r>
    </w:p>
    <w:p>
      <w:pPr>
        <w:pStyle w:val="Caption1"/>
        <w:rPr/>
      </w:pPr>
      <w:bookmarkStart w:id="250" w:name="_Toc417422268"/>
      <w:bookmarkStart w:id="251" w:name="_Ref417449171"/>
      <w:r>
        <w:rPr>
          <w:lang w:val="en-GB"/>
        </w:rPr>
        <w:t xml:space="preserve">Figure </w:t>
      </w:r>
      <w:r>
        <w:fldChar w:fldCharType="begin"/>
      </w:r>
      <w:r>
        <w:instrText>STYLEREF 1 \s</w:instrText>
      </w:r>
      <w:r>
        <w:fldChar w:fldCharType="separate"/>
      </w:r>
      <w:bookmarkStart w:id="252" w:name="__Fieldmark__6254_51071921"/>
      <w:r>
        <w:rPr>
          <w:lang w:val="en-GB"/>
        </w:rPr>
        <w:t>4</w:t>
      </w:r>
      <w:bookmarkStart w:id="253" w:name="__Fieldmark__6331_714155160"/>
      <w:r>
        <w:rPr>
          <w:lang w:val="en-GB"/>
        </w:rPr>
      </w:r>
      <w:r>
        <w:fldChar w:fldCharType="end"/>
      </w:r>
      <w:bookmarkEnd w:id="252"/>
      <w:bookmarkEnd w:id="253"/>
      <w:r>
        <w:rPr>
          <w:lang w:val="en-GB"/>
        </w:rPr>
        <w:noBreakHyphen/>
      </w:r>
      <w:r>
        <w:rPr>
          <w:lang w:val="en-GB"/>
        </w:rPr>
        <w:fldChar w:fldCharType="begin"/>
      </w:r>
      <w:r>
        <w:instrText> SEQ Figure \* ARABIC </w:instrText>
      </w:r>
      <w:r>
        <w:fldChar w:fldCharType="separate"/>
      </w:r>
      <w:r>
        <w:t>11</w:t>
      </w:r>
      <w:r>
        <w:fldChar w:fldCharType="end"/>
      </w:r>
      <w:bookmarkEnd w:id="250"/>
      <w:bookmarkEnd w:id="251"/>
      <w:r>
        <w:rPr>
          <w:lang w:val="en-GB"/>
        </w:rPr>
        <w:t> : Main Components and Their Relationships</w:t>
      </w:r>
    </w:p>
    <w:p>
      <w:pPr>
        <w:pStyle w:val="Normal"/>
        <w:rPr>
          <w:lang w:eastAsia="fr-FR"/>
        </w:rPr>
      </w:pPr>
      <w:r>
        <w:rPr>
          <w:lang w:eastAsia="fr-FR"/>
        </w:rPr>
        <w:t>The core of the system will be the orchestrator. It will be able to:</w:t>
      </w:r>
    </w:p>
    <w:p>
      <w:pPr>
        <w:pStyle w:val="ListParagraph"/>
        <w:numPr>
          <w:ilvl w:val="0"/>
          <w:numId w:val="69"/>
        </w:numPr>
        <w:rPr/>
      </w:pPr>
      <w:r>
        <w:rPr/>
        <w:t>Schedule a task and receive notifications when a task timer elapsed or a new product arrived</w:t>
      </w:r>
    </w:p>
    <w:p>
      <w:pPr>
        <w:pStyle w:val="ListParagraph"/>
        <w:numPr>
          <w:ilvl w:val="0"/>
          <w:numId w:val="69"/>
        </w:numPr>
        <w:rPr/>
      </w:pPr>
      <w:r>
        <w:rPr/>
        <w:t xml:space="preserve">Start, stop or schedule a processor </w:t>
      </w:r>
    </w:p>
    <w:p>
      <w:pPr>
        <w:pStyle w:val="ListParagraph"/>
        <w:numPr>
          <w:ilvl w:val="0"/>
          <w:numId w:val="69"/>
        </w:numPr>
        <w:rPr/>
      </w:pPr>
      <w:r>
        <w:rPr/>
        <w:t>Inspect a processor state and save its execution info to the database (via the persistence manager).</w:t>
      </w:r>
    </w:p>
    <w:p>
      <w:pPr>
        <w:pStyle w:val="ListParagraph"/>
        <w:numPr>
          <w:ilvl w:val="0"/>
          <w:numId w:val="69"/>
        </w:numPr>
        <w:rPr/>
      </w:pPr>
      <w:r>
        <w:rPr/>
        <w:t>Read and save configurations to the database via the persistence manager.</w:t>
      </w:r>
    </w:p>
    <w:p>
      <w:pPr>
        <w:pStyle w:val="ListParagraph"/>
        <w:numPr>
          <w:ilvl w:val="0"/>
          <w:numId w:val="69"/>
        </w:numPr>
        <w:rPr/>
      </w:pPr>
      <w:r>
        <w:rPr/>
        <w:t>Checks the execution state of the running processors and takes the required actions (to restart the execution of the processor if a recoverable error occurred or to stop it on severe error).</w:t>
      </w:r>
    </w:p>
    <w:p>
      <w:pPr>
        <w:pStyle w:val="Heading2"/>
        <w:numPr>
          <w:ilvl w:val="1"/>
          <w:numId w:val="1"/>
        </w:numPr>
        <w:rPr/>
      </w:pPr>
      <w:bookmarkStart w:id="254" w:name="_Ref417420978"/>
      <w:bookmarkStart w:id="255" w:name="_Toc417423466"/>
      <w:bookmarkEnd w:id="254"/>
      <w:bookmarkEnd w:id="255"/>
      <w:r>
        <w:rPr/>
        <w:t>Components Design</w:t>
      </w:r>
    </w:p>
    <w:p>
      <w:pPr>
        <w:pStyle w:val="Normal"/>
        <w:rPr/>
      </w:pPr>
      <w:r>
        <w:rPr/>
        <w:fldChar w:fldCharType="begin"/>
      </w:r>
      <w:r>
        <w:instrText> REF _Ref417317493 \h </w:instrText>
      </w:r>
      <w:r>
        <w:fldChar w:fldCharType="separate"/>
      </w:r>
      <w:r>
        <w:t>Table  4 -6</w:t>
      </w:r>
      <w:r>
        <w:fldChar w:fldCharType="end"/>
      </w:r>
      <w:r>
        <w:rPr>
          <w:lang w:eastAsia="fr-FR"/>
        </w:rPr>
        <w:t xml:space="preserve"> </w:t>
      </w:r>
      <w:r>
        <w:rPr>
          <w:lang w:eastAsia="fr-FR"/>
        </w:rPr>
        <w:t>summarizes the list of main components/modules and their granularity/parallelism strategy.</w:t>
      </w:r>
    </w:p>
    <w:tbl>
      <w:tblPr>
        <w:tblStyle w:val="TableGrid"/>
        <w:tblW w:w="5000" w:type="pct"/>
        <w:jc w:val="left"/>
        <w:tblInd w:w="-5" w:type="dxa"/>
        <w:tblCellMar>
          <w:top w:w="0" w:type="dxa"/>
          <w:left w:w="103" w:type="dxa"/>
          <w:bottom w:w="0" w:type="dxa"/>
          <w:right w:w="108" w:type="dxa"/>
        </w:tblCellMar>
        <w:tblLook w:val="04a0" w:noVBand="1" w:noHBand="0" w:lastColumn="0" w:firstColumn="1" w:lastRow="0" w:firstRow="1"/>
      </w:tblPr>
      <w:tblGrid>
        <w:gridCol w:w="3043"/>
        <w:gridCol w:w="3021"/>
        <w:gridCol w:w="3008"/>
      </w:tblGrid>
      <w:tr>
        <w:trPr>
          <w:tblHeader w:val="true"/>
          <w:cantSplit w:val="true"/>
        </w:trPr>
        <w:tc>
          <w:tcPr>
            <w:tcW w:w="3043" w:type="dxa"/>
            <w:tcBorders/>
            <w:shd w:color="auto" w:fill="006699" w:val="clear"/>
            <w:tcMar>
              <w:left w:w="103" w:type="dxa"/>
            </w:tcMar>
          </w:tcPr>
          <w:p>
            <w:pPr>
              <w:pStyle w:val="Normal"/>
              <w:spacing w:before="48" w:after="48"/>
              <w:jc w:val="center"/>
              <w:rPr>
                <w:rFonts w:ascii="Calibri" w:hAnsi="Calibri"/>
                <w:b/>
                <w:b/>
                <w:color w:val="FFFFFF" w:themeColor="background1"/>
                <w:sz w:val="22"/>
                <w:szCs w:val="22"/>
                <w:lang w:eastAsia="en-US"/>
              </w:rPr>
            </w:pPr>
            <w:r>
              <w:rPr>
                <w:rFonts w:ascii="Calibri" w:hAnsi="Calibri"/>
                <w:b/>
                <w:color w:val="FFFFFF" w:themeColor="background1"/>
                <w:sz w:val="22"/>
                <w:szCs w:val="22"/>
                <w:lang w:val="fr-BE" w:eastAsia="en-US"/>
              </w:rPr>
              <w:t>Name</w:t>
            </w:r>
          </w:p>
        </w:tc>
        <w:tc>
          <w:tcPr>
            <w:tcW w:w="3021" w:type="dxa"/>
            <w:tcBorders/>
            <w:shd w:color="auto" w:fill="006699" w:val="clear"/>
            <w:tcMar>
              <w:left w:w="103" w:type="dxa"/>
            </w:tcMar>
          </w:tcPr>
          <w:p>
            <w:pPr>
              <w:pStyle w:val="Normal"/>
              <w:spacing w:before="48" w:after="48"/>
              <w:jc w:val="center"/>
              <w:rPr>
                <w:rFonts w:ascii="Calibri" w:hAnsi="Calibri"/>
                <w:b/>
                <w:b/>
                <w:color w:val="FFFFFF" w:themeColor="background1"/>
                <w:sz w:val="22"/>
                <w:szCs w:val="22"/>
                <w:lang w:eastAsia="en-US"/>
              </w:rPr>
            </w:pPr>
            <w:r>
              <w:rPr>
                <w:rFonts w:ascii="Calibri" w:hAnsi="Calibri"/>
                <w:b/>
                <w:color w:val="FFFFFF" w:themeColor="background1"/>
                <w:sz w:val="22"/>
                <w:szCs w:val="22"/>
                <w:lang w:val="fr-BE" w:eastAsia="en-US"/>
              </w:rPr>
              <w:t>Granularity</w:t>
            </w:r>
          </w:p>
        </w:tc>
        <w:tc>
          <w:tcPr>
            <w:tcW w:w="3008" w:type="dxa"/>
            <w:tcBorders/>
            <w:shd w:color="auto" w:fill="006699" w:val="clear"/>
            <w:tcMar>
              <w:left w:w="103" w:type="dxa"/>
            </w:tcMar>
          </w:tcPr>
          <w:p>
            <w:pPr>
              <w:pStyle w:val="Normal"/>
              <w:spacing w:before="48" w:after="48"/>
              <w:jc w:val="center"/>
              <w:rPr>
                <w:rFonts w:ascii="Calibri" w:hAnsi="Calibri"/>
                <w:b/>
                <w:b/>
                <w:color w:val="FFFFFF" w:themeColor="background1"/>
                <w:sz w:val="22"/>
                <w:szCs w:val="22"/>
                <w:lang w:eastAsia="en-US"/>
              </w:rPr>
            </w:pPr>
            <w:r>
              <w:rPr>
                <w:rFonts w:ascii="Calibri" w:hAnsi="Calibri"/>
                <w:b/>
                <w:color w:val="FFFFFF" w:themeColor="background1"/>
                <w:sz w:val="22"/>
                <w:szCs w:val="22"/>
                <w:lang w:val="fr-BE" w:eastAsia="en-US"/>
              </w:rPr>
              <w:t>Section</w:t>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Orchestrator</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N/A</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_Ref417422608 \r \h </w:instrText>
            </w:r>
            <w:r>
              <w:fldChar w:fldCharType="separate"/>
            </w:r>
            <w:r>
              <w:t>4.2.1</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Scheduler</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N/A</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_Ref417422636 \r \h </w:instrText>
            </w:r>
            <w:r>
              <w:fldChar w:fldCharType="separate"/>
            </w:r>
            <w:r>
              <w:t>4.2.2</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L1C Product Downloader</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N/A</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_Ref417422645 \r \h </w:instrText>
            </w:r>
            <w:r>
              <w:fldChar w:fldCharType="separate"/>
            </w:r>
            <w:r>
              <w:t>4.2.3</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L1T Product Downloader</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N/A</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_Ref417422650 \r \h </w:instrText>
            </w:r>
            <w:r>
              <w:fldChar w:fldCharType="separate"/>
            </w:r>
            <w:r>
              <w:t>4.2.4</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Compute Tile list from AOI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N/A</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_Ref417422737 \r \h </w:instrText>
            </w:r>
            <w:r>
              <w:fldChar w:fldCharType="separate"/>
            </w:r>
            <w:r>
              <w:t>4.2.5</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DEM&amp;WB L2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and L8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_Ref417422756 \r \h </w:instrText>
            </w:r>
            <w:r>
              <w:fldChar w:fldCharType="separate"/>
            </w:r>
            <w:r>
              <w:t>4.2.6</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L2A PreProcessing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and L8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_Ref417422781 \r \h </w:instrText>
            </w:r>
            <w:r>
              <w:fldChar w:fldCharType="separate"/>
            </w:r>
            <w:r>
              <w:t>4.2.8</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L2A Processing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and L8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_Ref417422787 \r \h </w:instrText>
            </w:r>
            <w:r>
              <w:fldChar w:fldCharType="separate"/>
            </w:r>
            <w:r>
              <w:t>4.2.7</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L2A PostProcessing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and L8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_Ref417422791 \r \h </w:instrText>
            </w:r>
            <w:r>
              <w:fldChar w:fldCharType="separate"/>
            </w:r>
            <w:r>
              <w:t>4.2.9</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Bidirectionnal Filtering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_Ref417422804 \r \h </w:instrText>
            </w:r>
            <w:r>
              <w:fldChar w:fldCharType="separate"/>
            </w:r>
            <w:r>
              <w:t>4.2.10</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Iterative Composite Synthesis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_Ref417422808 \r \h </w:instrText>
            </w:r>
            <w:r>
              <w:fldChar w:fldCharType="separate"/>
            </w:r>
            <w:r>
              <w:t>4.2.11</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Compute LAI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_Ref417422818 \r \h </w:instrText>
            </w:r>
            <w:r>
              <w:fldChar w:fldCharType="separate"/>
            </w:r>
            <w:r>
              <w:t>4.2.12</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Reprocess LAI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_Ref417422823 \r \h </w:instrText>
            </w:r>
            <w:r>
              <w:fldChar w:fldCharType="separate"/>
            </w:r>
            <w:r>
              <w:t>4.2.13</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NDVI metrics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_Ref417422830 \r \h </w:instrText>
            </w:r>
            <w:r>
              <w:fldChar w:fldCharType="separate"/>
            </w:r>
            <w:r>
              <w:t>4.2.14</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Samples Preparation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N/A</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_Ref417422834 \r \h </w:instrText>
            </w:r>
            <w:r>
              <w:fldChar w:fldCharType="separate"/>
            </w:r>
            <w:r>
              <w:t>4.2.15</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Compute Temporal features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_Ref417422841 \r \h </w:instrText>
            </w:r>
            <w:r>
              <w:fldChar w:fldCharType="separate"/>
            </w:r>
            <w:r>
              <w:t>4.2.16</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Learning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 or group of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_Ref417422847 \r \h </w:instrText>
            </w:r>
            <w:r>
              <w:fldChar w:fldCharType="separate"/>
            </w:r>
            <w:r>
              <w:t>4.2.17</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Classification and Validation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_Ref417422851 \r \h </w:instrText>
            </w:r>
            <w:r>
              <w:fldChar w:fldCharType="separate"/>
            </w:r>
            <w:r>
              <w:t>4.2.18</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L4B-LUT Generation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all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_Ref417422858 \r \h </w:instrText>
            </w:r>
            <w:r>
              <w:fldChar w:fldCharType="separate"/>
            </w:r>
            <w:r>
              <w:t>4.2.19</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Time series Feature Extraction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_Ref417406049 \r \h </w:instrText>
            </w:r>
            <w:r>
              <w:fldChar w:fldCharType="separate"/>
            </w:r>
            <w:r>
              <w:t>4.2.20</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Resampling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_Ref417405827 \r \h </w:instrText>
            </w:r>
            <w:r>
              <w:fldChar w:fldCharType="separate"/>
            </w:r>
            <w:r>
              <w:t>4.2.21</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CropMask Trimming data preparation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_Ref417422879 \r \h </w:instrText>
            </w:r>
            <w:r>
              <w:fldChar w:fldCharType="separate"/>
            </w:r>
            <w:r>
              <w:t>4.2.22</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Reference map preparation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_Ref417422884 \r \h </w:instrText>
            </w:r>
            <w:r>
              <w:fldChar w:fldCharType="separate"/>
            </w:r>
            <w:r>
              <w:t>4.2.23</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Trimming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_Ref417422889 \r \h </w:instrText>
            </w:r>
            <w:r>
              <w:fldChar w:fldCharType="separate"/>
            </w:r>
            <w:r>
              <w:t>4.2.24</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Temporal resampling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_Ref417422897 \r \h </w:instrText>
            </w:r>
            <w:r>
              <w:fldChar w:fldCharType="separate"/>
            </w:r>
            <w:r>
              <w:t>4.2.25</w:t>
            </w:r>
            <w:r>
              <w:fldChar w:fldCharType="end"/>
            </w:r>
          </w:p>
        </w:tc>
      </w:tr>
      <w:tr>
        <w:trPr>
          <w:cantSplit w:val="true"/>
        </w:trPr>
        <w:tc>
          <w:tcPr>
            <w:tcW w:w="3043"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Crop mask post filtering module</w:t>
            </w:r>
          </w:p>
        </w:tc>
        <w:tc>
          <w:tcPr>
            <w:tcW w:w="3021" w:type="dxa"/>
            <w:tcBorders/>
            <w:shd w:fill="auto" w:val="clear"/>
            <w:tcMar>
              <w:left w:w="103" w:type="dxa"/>
            </w:tcMar>
          </w:tcPr>
          <w:p>
            <w:pPr>
              <w:pStyle w:val="Normal"/>
              <w:spacing w:before="48" w:after="48"/>
              <w:rPr>
                <w:rFonts w:ascii="Calibri" w:hAnsi="Calibri"/>
                <w:sz w:val="22"/>
                <w:szCs w:val="22"/>
                <w:lang w:eastAsia="en-US"/>
              </w:rPr>
            </w:pPr>
            <w:r>
              <w:rPr>
                <w:rFonts w:ascii="Calibri" w:hAnsi="Calibri"/>
                <w:sz w:val="22"/>
                <w:szCs w:val="22"/>
                <w:lang w:val="fr-BE" w:eastAsia="en-US"/>
              </w:rPr>
              <w:t>by S2 tiles</w:t>
            </w:r>
          </w:p>
        </w:tc>
        <w:tc>
          <w:tcPr>
            <w:tcW w:w="3008" w:type="dxa"/>
            <w:tcBorders/>
            <w:shd w:fill="auto" w:val="clear"/>
            <w:tcMar>
              <w:left w:w="103" w:type="dxa"/>
            </w:tcMar>
          </w:tcPr>
          <w:p>
            <w:pPr>
              <w:pStyle w:val="Normal"/>
              <w:spacing w:before="48" w:after="48"/>
              <w:rPr>
                <w:lang w:val="fr-BE" w:eastAsia="fr-BE"/>
              </w:rPr>
            </w:pPr>
            <w:r>
              <w:rPr>
                <w:lang w:val="fr-BE" w:eastAsia="fr-BE"/>
              </w:rPr>
              <w:fldChar w:fldCharType="begin"/>
            </w:r>
            <w:r>
              <w:instrText> REF _Ref417422901 \r \h </w:instrText>
            </w:r>
            <w:r>
              <w:fldChar w:fldCharType="separate"/>
            </w:r>
            <w:r>
              <w:t>4.2.26</w:t>
            </w:r>
            <w:r>
              <w:fldChar w:fldCharType="end"/>
            </w:r>
          </w:p>
        </w:tc>
      </w:tr>
    </w:tbl>
    <w:p>
      <w:pPr>
        <w:pStyle w:val="Caption1"/>
        <w:rPr/>
      </w:pPr>
      <w:bookmarkStart w:id="256" w:name="_Toc417422300"/>
      <w:bookmarkStart w:id="257" w:name="_Ref417317493"/>
      <w:r>
        <w:rPr>
          <w:lang w:val="en-US"/>
        </w:rPr>
        <w:t xml:space="preserve">Table </w:t>
      </w:r>
      <w:r>
        <w:fldChar w:fldCharType="begin"/>
      </w:r>
      <w:r>
        <w:instrText>STYLEREF 1 \s</w:instrText>
      </w:r>
      <w:r>
        <w:fldChar w:fldCharType="separate"/>
      </w:r>
      <w:bookmarkStart w:id="258" w:name="__Fieldmark__6421_51071921"/>
      <w:r>
        <w:rPr>
          <w:lang w:val="en-US"/>
        </w:rPr>
        <w:t>4</w:t>
      </w:r>
      <w:bookmarkStart w:id="259" w:name="__Fieldmark__6529_714155160"/>
      <w:r>
        <w:rPr>
          <w:lang w:val="en-US"/>
        </w:rPr>
      </w:r>
      <w:r>
        <w:fldChar w:fldCharType="end"/>
      </w:r>
      <w:bookmarkEnd w:id="258"/>
      <w:bookmarkEnd w:id="259"/>
      <w:r>
        <w:rPr>
          <w:lang w:val="en-US"/>
        </w:rPr>
        <w:noBreakHyphen/>
      </w:r>
      <w:r>
        <w:rPr>
          <w:lang w:val="en-US"/>
        </w:rPr>
        <w:fldChar w:fldCharType="begin"/>
      </w:r>
      <w:r>
        <w:instrText> SEQ Table \* ARABIC </w:instrText>
      </w:r>
      <w:r>
        <w:fldChar w:fldCharType="separate"/>
      </w:r>
      <w:r>
        <w:t>6</w:t>
      </w:r>
      <w:r>
        <w:fldChar w:fldCharType="end"/>
      </w:r>
      <w:bookmarkEnd w:id="256"/>
      <w:bookmarkEnd w:id="257"/>
      <w:r>
        <w:rPr>
          <w:lang w:val="en-US"/>
        </w:rPr>
        <w:t> : List of system components/modules</w:t>
      </w:r>
    </w:p>
    <w:p>
      <w:pPr>
        <w:pStyle w:val="Heading3"/>
        <w:numPr>
          <w:ilvl w:val="2"/>
          <w:numId w:val="1"/>
        </w:numPr>
        <w:rPr/>
      </w:pPr>
      <w:bookmarkStart w:id="260" w:name="_Toc416974334"/>
      <w:bookmarkStart w:id="261" w:name="_Toc417062964"/>
      <w:bookmarkStart w:id="262" w:name="_Ref417422608"/>
      <w:bookmarkStart w:id="263" w:name="_Toc417423467"/>
      <w:bookmarkEnd w:id="260"/>
      <w:bookmarkEnd w:id="261"/>
      <w:bookmarkEnd w:id="262"/>
      <w:bookmarkEnd w:id="263"/>
      <w:r>
        <w:rPr/>
        <w:t>Orchestrator Component</w:t>
      </w:r>
    </w:p>
    <w:p>
      <w:pPr>
        <w:pStyle w:val="Heading4"/>
        <w:numPr>
          <w:ilvl w:val="3"/>
          <w:numId w:val="1"/>
        </w:numPr>
        <w:rPr/>
      </w:pPr>
      <w:bookmarkStart w:id="264" w:name="_Toc416799433"/>
      <w:bookmarkStart w:id="265" w:name="_Toc416974335"/>
      <w:bookmarkStart w:id="266" w:name="_Toc417062965"/>
      <w:bookmarkStart w:id="267" w:name="_Toc417423468"/>
      <w:bookmarkEnd w:id="264"/>
      <w:bookmarkEnd w:id="265"/>
      <w:bookmarkEnd w:id="266"/>
      <w:bookmarkEnd w:id="267"/>
      <w:r>
        <w:rPr/>
        <w:t>Type</w:t>
      </w:r>
    </w:p>
    <w:p>
      <w:pPr>
        <w:pStyle w:val="Normal"/>
        <w:rPr>
          <w:lang w:eastAsia="fr-FR"/>
        </w:rPr>
      </w:pPr>
      <w:r>
        <w:rPr>
          <w:lang w:eastAsia="fr-FR"/>
        </w:rPr>
        <w:t>The orchestrator is a module for sequencing and executing tasks and dependencies in maximum concurrency. Its function will be to handle new product occurrence, handle user requests, monitor executing processors and decide the new step to be executed in the processing chain.</w:t>
      </w:r>
    </w:p>
    <w:p>
      <w:pPr>
        <w:pStyle w:val="Heading4"/>
        <w:numPr>
          <w:ilvl w:val="3"/>
          <w:numId w:val="1"/>
        </w:numPr>
        <w:rPr/>
      </w:pPr>
      <w:bookmarkStart w:id="268" w:name="_Toc416799434"/>
      <w:bookmarkStart w:id="269" w:name="_Toc416974336"/>
      <w:bookmarkStart w:id="270" w:name="_Toc417062966"/>
      <w:bookmarkStart w:id="271" w:name="_Toc417423469"/>
      <w:r>
        <w:rPr/>
        <w:t>Purpose</w:t>
      </w:r>
      <w:bookmarkEnd w:id="268"/>
      <w:bookmarkEnd w:id="269"/>
      <w:bookmarkEnd w:id="270"/>
      <w:bookmarkEnd w:id="271"/>
      <w:r>
        <w:rPr/>
        <w:t xml:space="preserve"> </w:t>
      </w:r>
    </w:p>
    <w:p>
      <w:pPr>
        <w:pStyle w:val="Normal"/>
        <w:rPr>
          <w:lang w:eastAsia="fr-FR"/>
        </w:rPr>
      </w:pPr>
      <w:r>
        <w:rPr>
          <w:lang w:eastAsia="fr-FR"/>
        </w:rPr>
        <w:t>Several types of operations can occur in the same time like the user requests, new products to be processed or archiving operations. All these operations need to be handled concurrently in a uniform manner. The orchestrator purpose is to dispatch and monitor all the task executions between various components.</w:t>
      </w:r>
    </w:p>
    <w:p>
      <w:pPr>
        <w:pStyle w:val="Heading4"/>
        <w:numPr>
          <w:ilvl w:val="3"/>
          <w:numId w:val="1"/>
        </w:numPr>
        <w:rPr/>
      </w:pPr>
      <w:bookmarkStart w:id="272" w:name="_Toc416799435"/>
      <w:bookmarkStart w:id="273" w:name="_Toc416974337"/>
      <w:bookmarkStart w:id="274" w:name="_Toc417062967"/>
      <w:bookmarkStart w:id="275" w:name="_Toc417423470"/>
      <w:bookmarkEnd w:id="272"/>
      <w:bookmarkEnd w:id="273"/>
      <w:bookmarkEnd w:id="274"/>
      <w:bookmarkEnd w:id="275"/>
      <w:r>
        <w:rPr/>
        <w:t>Function</w:t>
      </w:r>
    </w:p>
    <w:p>
      <w:pPr>
        <w:pStyle w:val="Normal"/>
        <w:rPr/>
      </w:pPr>
      <w:r>
        <w:rPr/>
        <w:t>The main functionalities of the orchestrator are:</w:t>
      </w:r>
    </w:p>
    <w:p>
      <w:pPr>
        <w:pStyle w:val="ListParagraph"/>
        <w:numPr>
          <w:ilvl w:val="0"/>
          <w:numId w:val="69"/>
        </w:numPr>
        <w:rPr/>
      </w:pPr>
      <w:r>
        <w:rPr/>
        <w:t>Monitors the processing area file system in order to determine if new products are available (either retrieved by the L1C downloader or products obtained after an intermediate processing step) and determines their types and the processing chain that needs to be applied further.</w:t>
      </w:r>
    </w:p>
    <w:p>
      <w:pPr>
        <w:pStyle w:val="ListParagraph"/>
        <w:numPr>
          <w:ilvl w:val="0"/>
          <w:numId w:val="69"/>
        </w:numPr>
        <w:rPr/>
      </w:pPr>
      <w:r>
        <w:rPr/>
        <w:t>Executes periodic tasks for processing products.</w:t>
      </w:r>
    </w:p>
    <w:p>
      <w:pPr>
        <w:pStyle w:val="ListParagraph"/>
        <w:numPr>
          <w:ilvl w:val="0"/>
          <w:numId w:val="69"/>
        </w:numPr>
        <w:rPr/>
      </w:pPr>
      <w:r>
        <w:rPr/>
        <w:t>Handles the user requests for launching a new processing chain</w:t>
      </w:r>
    </w:p>
    <w:p>
      <w:pPr>
        <w:pStyle w:val="ListParagraph"/>
        <w:numPr>
          <w:ilvl w:val="0"/>
          <w:numId w:val="69"/>
        </w:numPr>
        <w:rPr/>
      </w:pPr>
      <w:r>
        <w:rPr/>
        <w:t>According to the input data (new files, user input) decides what processor should be invoked and its parameters and adds new jobs containing these information to be executed by the Resource manager.</w:t>
      </w:r>
    </w:p>
    <w:p>
      <w:pPr>
        <w:pStyle w:val="ListParagraph"/>
        <w:numPr>
          <w:ilvl w:val="0"/>
          <w:numId w:val="69"/>
        </w:numPr>
        <w:rPr/>
      </w:pPr>
      <w:r>
        <w:rPr/>
        <w:t>Monitors the status and progress of a certain execution chain (compute the next state to be executed, check if the execution finished or is blocked).</w:t>
      </w:r>
    </w:p>
    <w:p>
      <w:pPr>
        <w:pStyle w:val="ListParagraph"/>
        <w:numPr>
          <w:ilvl w:val="0"/>
          <w:numId w:val="69"/>
        </w:numPr>
        <w:rPr/>
      </w:pPr>
      <w:r>
        <w:rPr/>
        <w:t>Can request to the Resource Manager to stop the execution for a certain processing job.</w:t>
      </w:r>
    </w:p>
    <w:p>
      <w:pPr>
        <w:pStyle w:val="Normal"/>
        <w:spacing w:lineRule="auto" w:line="259" w:before="0" w:after="160"/>
        <w:contextualSpacing/>
        <w:jc w:val="left"/>
        <w:rPr/>
      </w:pPr>
      <w:r>
        <w:rPr/>
        <w:t xml:space="preserve">A simplified state diagram for the orchestrator is shown in </w:t>
      </w:r>
      <w:r>
        <w:rPr/>
        <w:fldChar w:fldCharType="begin"/>
      </w:r>
      <w:r>
        <w:instrText> REF _Ref417449283 \h </w:instrText>
      </w:r>
      <w:r>
        <w:fldChar w:fldCharType="separate"/>
      </w:r>
      <w:r>
        <w:t>Figure  4 -12</w:t>
      </w:r>
      <w:r>
        <w:fldChar w:fldCharType="end"/>
      </w:r>
      <w:r>
        <w:rPr/>
        <w:t>.</w:t>
      </w:r>
    </w:p>
    <w:p>
      <w:pPr>
        <w:pStyle w:val="Normal"/>
        <w:spacing w:lineRule="auto" w:line="259" w:before="0" w:after="160"/>
        <w:contextualSpacing/>
        <w:jc w:val="center"/>
        <w:rPr/>
      </w:pPr>
      <w:r>
        <w:rPr/>
        <w:drawing>
          <wp:inline distT="0" distB="0" distL="0" distR="0">
            <wp:extent cx="4004945" cy="2321560"/>
            <wp:effectExtent l="0" t="0" r="0" b="0"/>
            <wp:docPr id="1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
                    <pic:cNvPicPr>
                      <a:picLocks noChangeAspect="1" noChangeArrowheads="1"/>
                    </pic:cNvPicPr>
                  </pic:nvPicPr>
                  <pic:blipFill>
                    <a:blip r:embed="rId23"/>
                    <a:stretch>
                      <a:fillRect/>
                    </a:stretch>
                  </pic:blipFill>
                  <pic:spPr bwMode="auto">
                    <a:xfrm>
                      <a:off x="0" y="0"/>
                      <a:ext cx="4004945" cy="2321560"/>
                    </a:xfrm>
                    <a:prstGeom prst="rect">
                      <a:avLst/>
                    </a:prstGeom>
                    <a:noFill/>
                    <a:ln w="9525">
                      <a:noFill/>
                      <a:miter lim="800000"/>
                      <a:headEnd/>
                      <a:tailEnd/>
                    </a:ln>
                  </pic:spPr>
                </pic:pic>
              </a:graphicData>
            </a:graphic>
          </wp:inline>
        </w:drawing>
      </w:r>
    </w:p>
    <w:p>
      <w:pPr>
        <w:pStyle w:val="Caption1"/>
        <w:rPr/>
      </w:pPr>
      <w:bookmarkStart w:id="276" w:name="_Toc417422269"/>
      <w:bookmarkStart w:id="277" w:name="_Ref417449283"/>
      <w:r>
        <w:rPr>
          <w:lang w:val="en-GB"/>
        </w:rPr>
        <w:t xml:space="preserve">Figure </w:t>
      </w:r>
      <w:r>
        <w:fldChar w:fldCharType="begin"/>
      </w:r>
      <w:r>
        <w:instrText>STYLEREF 1 \s</w:instrText>
      </w:r>
      <w:r>
        <w:fldChar w:fldCharType="separate"/>
      </w:r>
      <w:bookmarkStart w:id="278" w:name="__Fieldmark__6664_51071921"/>
      <w:r>
        <w:rPr>
          <w:lang w:val="en-GB"/>
        </w:rPr>
        <w:t>4</w:t>
      </w:r>
      <w:bookmarkStart w:id="279" w:name="__Fieldmark__6775_714155160"/>
      <w:r>
        <w:rPr>
          <w:lang w:val="en-GB"/>
        </w:rPr>
      </w:r>
      <w:r>
        <w:fldChar w:fldCharType="end"/>
      </w:r>
      <w:bookmarkEnd w:id="278"/>
      <w:bookmarkEnd w:id="279"/>
      <w:r>
        <w:rPr>
          <w:lang w:val="en-GB"/>
        </w:rPr>
        <w:noBreakHyphen/>
      </w:r>
      <w:r>
        <w:rPr>
          <w:lang w:val="en-GB"/>
        </w:rPr>
        <w:fldChar w:fldCharType="begin"/>
      </w:r>
      <w:r>
        <w:instrText> SEQ Figure \* ARABIC </w:instrText>
      </w:r>
      <w:r>
        <w:fldChar w:fldCharType="separate"/>
      </w:r>
      <w:r>
        <w:t>12</w:t>
      </w:r>
      <w:r>
        <w:fldChar w:fldCharType="end"/>
      </w:r>
      <w:bookmarkEnd w:id="276"/>
      <w:bookmarkEnd w:id="277"/>
      <w:r>
        <w:rPr>
          <w:lang w:val="en-GB"/>
        </w:rPr>
        <w:t> : Simplified Orchestrator States</w:t>
      </w:r>
    </w:p>
    <w:p>
      <w:pPr>
        <w:pStyle w:val="Normal"/>
        <w:spacing w:lineRule="auto" w:line="259" w:before="0" w:after="160"/>
        <w:contextualSpacing/>
        <w:rPr/>
      </w:pPr>
      <w:r>
        <w:rPr/>
        <w:t>The Orchestrator offers an IPC (Inter-Process Communication) API (Application Programming Interface), which other components use to raise notifications or query the system status. This interface is also used by the system administrator when sending commands.</w:t>
      </w:r>
    </w:p>
    <w:p>
      <w:pPr>
        <w:pStyle w:val="Normal"/>
        <w:rPr>
          <w:i/>
          <w:i/>
          <w:color w:val="0000FF"/>
          <w:lang w:eastAsia="fr-FR"/>
        </w:rPr>
      </w:pPr>
      <w:r>
        <w:rPr/>
        <w:t xml:space="preserve">The Orchestrator API takes the form of a D-Bus object. </w:t>
      </w:r>
    </w:p>
    <w:p>
      <w:pPr>
        <w:pStyle w:val="Heading4"/>
        <w:numPr>
          <w:ilvl w:val="3"/>
          <w:numId w:val="1"/>
        </w:numPr>
        <w:rPr/>
      </w:pPr>
      <w:bookmarkStart w:id="280" w:name="_Toc416799436"/>
      <w:bookmarkStart w:id="281" w:name="_Toc416974338"/>
      <w:bookmarkStart w:id="282" w:name="_Toc417062968"/>
      <w:bookmarkStart w:id="283" w:name="_Toc417423471"/>
      <w:r>
        <w:rPr/>
        <w:t>Subordinates</w:t>
      </w:r>
      <w:bookmarkEnd w:id="280"/>
      <w:bookmarkEnd w:id="281"/>
      <w:bookmarkEnd w:id="282"/>
      <w:bookmarkEnd w:id="283"/>
      <w:r>
        <w:rPr/>
        <w:t xml:space="preserve"> </w:t>
      </w:r>
    </w:p>
    <w:p>
      <w:pPr>
        <w:pStyle w:val="Normal"/>
        <w:rPr>
          <w:lang w:eastAsia="fr-FR"/>
        </w:rPr>
      </w:pPr>
      <w:r>
        <w:rPr>
          <w:lang w:eastAsia="fr-FR"/>
        </w:rPr>
        <w:t>Scheduler, Resource Manager, Processors</w:t>
      </w:r>
    </w:p>
    <w:p>
      <w:pPr>
        <w:pStyle w:val="Heading4"/>
        <w:numPr>
          <w:ilvl w:val="3"/>
          <w:numId w:val="1"/>
        </w:numPr>
        <w:rPr/>
      </w:pPr>
      <w:bookmarkStart w:id="284" w:name="_Toc416799437"/>
      <w:bookmarkStart w:id="285" w:name="_Toc416974339"/>
      <w:bookmarkStart w:id="286" w:name="_Toc417062969"/>
      <w:bookmarkStart w:id="287" w:name="_Toc417423472"/>
      <w:r>
        <w:rPr/>
        <w:t>Dependencies</w:t>
      </w:r>
      <w:bookmarkEnd w:id="284"/>
      <w:bookmarkEnd w:id="285"/>
      <w:bookmarkEnd w:id="286"/>
      <w:bookmarkEnd w:id="287"/>
      <w:r>
        <w:rPr/>
        <w:t xml:space="preserve"> </w:t>
      </w:r>
    </w:p>
    <w:p>
      <w:pPr>
        <w:pStyle w:val="Normal"/>
        <w:rPr>
          <w:lang w:eastAsia="fr-FR"/>
        </w:rPr>
      </w:pPr>
      <w:r>
        <w:rPr>
          <w:lang w:eastAsia="fr-FR"/>
        </w:rPr>
        <w:t>The orchestrator is the first component to be executed in the system. The persistence layer components should be initialized before it is created (the Configuration database, the processing area file system, the execution information database and the archive file system).</w:t>
      </w:r>
    </w:p>
    <w:p>
      <w:pPr>
        <w:pStyle w:val="Heading4"/>
        <w:numPr>
          <w:ilvl w:val="3"/>
          <w:numId w:val="1"/>
        </w:numPr>
        <w:rPr/>
      </w:pPr>
      <w:bookmarkStart w:id="288" w:name="_Toc416799438"/>
      <w:bookmarkStart w:id="289" w:name="_Toc416974340"/>
      <w:bookmarkStart w:id="290" w:name="_Toc417062970"/>
      <w:bookmarkStart w:id="291" w:name="_Toc417423473"/>
      <w:bookmarkEnd w:id="288"/>
      <w:bookmarkEnd w:id="289"/>
      <w:bookmarkEnd w:id="290"/>
      <w:bookmarkEnd w:id="291"/>
      <w:r>
        <w:rPr/>
        <w:t>Interfaces</w:t>
      </w:r>
    </w:p>
    <w:p>
      <w:pPr>
        <w:pStyle w:val="Heading5"/>
        <w:numPr>
          <w:ilvl w:val="4"/>
          <w:numId w:val="1"/>
        </w:numPr>
        <w:rPr>
          <w:lang w:eastAsia="fr-FR"/>
        </w:rPr>
      </w:pPr>
      <w:r>
        <w:rPr>
          <w:lang w:eastAsia="fr-FR"/>
        </w:rPr>
        <w:t>startProcessor</w:t>
      </w:r>
    </w:p>
    <w:p>
      <w:pPr>
        <w:pStyle w:val="Normal"/>
        <w:rPr>
          <w:lang w:eastAsia="fr-FR"/>
        </w:rPr>
      </w:pPr>
      <w:r>
        <w:rPr>
          <w:lang w:eastAsia="fr-FR"/>
        </w:rPr>
        <w:t>Creates a Task component with an instance of a processor, from the internal list of registered processors, given the input parameters, and dispatches the newly created component to the Resource Manager to be invoked with properly allocated resources (CPU and memory).</w:t>
      </w:r>
    </w:p>
    <w:p>
      <w:pPr>
        <w:pStyle w:val="Normal"/>
        <w:rPr>
          <w:lang w:eastAsia="fr-FR"/>
        </w:rPr>
      </w:pPr>
      <w:r>
        <w:rPr>
          <w:lang w:eastAsia="fr-FR"/>
        </w:rPr>
        <w:t>The method should be asynchronous since the Orchestrator should not be blocked by waiting for the initialisation of the new process.</w:t>
      </w:r>
    </w:p>
    <w:p>
      <w:pPr>
        <w:pStyle w:val="Normal"/>
        <w:rPr>
          <w:lang w:eastAsia="fr-FR"/>
        </w:rPr>
      </w:pPr>
      <w:r>
        <w:rPr>
          <w:lang w:eastAsia="fr-FR"/>
        </w:rPr>
        <w:t>Input:</w:t>
      </w:r>
    </w:p>
    <w:p>
      <w:pPr>
        <w:pStyle w:val="ListParagraph"/>
        <w:numPr>
          <w:ilvl w:val="0"/>
          <w:numId w:val="69"/>
        </w:numPr>
        <w:rPr/>
      </w:pPr>
      <w:r>
        <w:rPr/>
        <w:t>Processor: the processor component instance;</w:t>
      </w:r>
    </w:p>
    <w:p>
      <w:pPr>
        <w:pStyle w:val="ListParagraph"/>
        <w:numPr>
          <w:ilvl w:val="0"/>
          <w:numId w:val="69"/>
        </w:numPr>
        <w:rPr/>
      </w:pPr>
      <w:r>
        <w:rPr/>
        <w:t>Parameter []: the list of processor parameters.</w:t>
      </w:r>
    </w:p>
    <w:p>
      <w:pPr>
        <w:pStyle w:val="Normal"/>
        <w:rPr>
          <w:lang w:eastAsia="fr-FR"/>
        </w:rPr>
      </w:pPr>
      <w:r>
        <w:rPr>
          <w:lang w:eastAsia="fr-FR"/>
        </w:rPr>
      </w:r>
    </w:p>
    <w:p>
      <w:pPr>
        <w:pStyle w:val="Normal"/>
        <w:rPr>
          <w:lang w:eastAsia="fr-FR"/>
        </w:rPr>
      </w:pPr>
      <w:r>
        <w:rPr>
          <w:lang w:eastAsia="fr-FR"/>
        </w:rPr>
        <w:t>Output:</w:t>
      </w:r>
    </w:p>
    <w:p>
      <w:pPr>
        <w:pStyle w:val="ListParagraph"/>
        <w:numPr>
          <w:ilvl w:val="0"/>
          <w:numId w:val="69"/>
        </w:numPr>
        <w:rPr/>
      </w:pPr>
      <w:r>
        <w:rPr/>
        <w:t>TBD</w:t>
      </w:r>
    </w:p>
    <w:p>
      <w:pPr>
        <w:pStyle w:val="Heading5"/>
        <w:numPr>
          <w:ilvl w:val="4"/>
          <w:numId w:val="1"/>
        </w:numPr>
        <w:rPr>
          <w:lang w:eastAsia="fr-FR"/>
        </w:rPr>
      </w:pPr>
      <w:r>
        <w:rPr>
          <w:lang w:eastAsia="fr-FR"/>
        </w:rPr>
        <w:t>stopProcessor</w:t>
      </w:r>
    </w:p>
    <w:p>
      <w:pPr>
        <w:pStyle w:val="Normal"/>
        <w:rPr>
          <w:lang w:eastAsia="fr-FR"/>
        </w:rPr>
      </w:pPr>
      <w:r>
        <w:rPr>
          <w:lang w:eastAsia="fr-FR"/>
        </w:rPr>
        <w:t>Instructs the Resource Manager to stop a task process. If the latter succeeds, the task will be removed from the internal execution queue.</w:t>
      </w:r>
    </w:p>
    <w:p>
      <w:pPr>
        <w:pStyle w:val="Normal"/>
        <w:rPr>
          <w:lang w:eastAsia="fr-FR"/>
        </w:rPr>
      </w:pPr>
      <w:r>
        <w:rPr>
          <w:lang w:eastAsia="fr-FR"/>
        </w:rPr>
        <w:t>The method should be asynchronous since the Orchestrator should not be blocked by waiting for the task process closure.</w:t>
      </w:r>
    </w:p>
    <w:p>
      <w:pPr>
        <w:pStyle w:val="Normal"/>
        <w:rPr>
          <w:lang w:eastAsia="fr-FR"/>
        </w:rPr>
      </w:pPr>
      <w:r>
        <w:rPr>
          <w:lang w:eastAsia="fr-FR"/>
        </w:rPr>
        <w:t>Input:</w:t>
      </w:r>
    </w:p>
    <w:p>
      <w:pPr>
        <w:pStyle w:val="ListParagraph"/>
        <w:numPr>
          <w:ilvl w:val="0"/>
          <w:numId w:val="69"/>
        </w:numPr>
        <w:rPr/>
      </w:pPr>
      <w:r>
        <w:rPr/>
        <w:t>Processor instance</w:t>
      </w:r>
    </w:p>
    <w:p>
      <w:pPr>
        <w:pStyle w:val="Normal"/>
        <w:rPr>
          <w:lang w:eastAsia="fr-FR"/>
        </w:rPr>
      </w:pPr>
      <w:r>
        <w:rPr>
          <w:lang w:eastAsia="fr-FR"/>
        </w:rPr>
        <w:t>Output:</w:t>
      </w:r>
    </w:p>
    <w:p>
      <w:pPr>
        <w:pStyle w:val="ListParagraph"/>
        <w:numPr>
          <w:ilvl w:val="0"/>
          <w:numId w:val="69"/>
        </w:numPr>
        <w:rPr/>
      </w:pPr>
      <w:r>
        <w:rPr/>
        <w:t>None</w:t>
      </w:r>
    </w:p>
    <w:p>
      <w:pPr>
        <w:pStyle w:val="Heading5"/>
        <w:numPr>
          <w:ilvl w:val="4"/>
          <w:numId w:val="1"/>
        </w:numPr>
        <w:rPr>
          <w:lang w:eastAsia="fr-FR"/>
        </w:rPr>
      </w:pPr>
      <w:r>
        <w:rPr>
          <w:lang w:eastAsia="fr-FR"/>
        </w:rPr>
        <w:t>scheduleProcessor</w:t>
      </w:r>
    </w:p>
    <w:p>
      <w:pPr>
        <w:pStyle w:val="Normal"/>
        <w:rPr>
          <w:lang w:eastAsia="fr-FR"/>
        </w:rPr>
      </w:pPr>
      <w:r>
        <w:rPr>
          <w:lang w:eastAsia="fr-FR"/>
        </w:rPr>
        <w:t>Creates a Task component with an instance of a processor, from the internal list of registered processors, given the input parameters, and dispatches the newly created component to the Scheduler, so that its invocation can be handled later.</w:t>
      </w:r>
    </w:p>
    <w:p>
      <w:pPr>
        <w:pStyle w:val="Normal"/>
        <w:rPr>
          <w:lang w:eastAsia="fr-FR"/>
        </w:rPr>
      </w:pPr>
      <w:r>
        <w:rPr>
          <w:lang w:eastAsia="fr-FR"/>
        </w:rPr>
        <w:t xml:space="preserve">The method can be synchronous since its execution is short. </w:t>
      </w:r>
    </w:p>
    <w:p>
      <w:pPr>
        <w:pStyle w:val="Normal"/>
        <w:rPr>
          <w:lang w:eastAsia="fr-FR"/>
        </w:rPr>
      </w:pPr>
      <w:r>
        <w:rPr>
          <w:lang w:eastAsia="fr-FR"/>
        </w:rPr>
        <w:t>Input:</w:t>
      </w:r>
    </w:p>
    <w:p>
      <w:pPr>
        <w:pStyle w:val="ListParagraph"/>
        <w:numPr>
          <w:ilvl w:val="0"/>
          <w:numId w:val="69"/>
        </w:numPr>
        <w:rPr/>
      </w:pPr>
      <w:r>
        <w:rPr/>
        <w:t>Processor: the processor component instance;</w:t>
      </w:r>
    </w:p>
    <w:p>
      <w:pPr>
        <w:pStyle w:val="ListParagraph"/>
        <w:numPr>
          <w:ilvl w:val="0"/>
          <w:numId w:val="69"/>
        </w:numPr>
        <w:rPr/>
      </w:pPr>
      <w:r>
        <w:rPr/>
        <w:t>Parameter []: the list of processor parameters.</w:t>
      </w:r>
    </w:p>
    <w:p>
      <w:pPr>
        <w:pStyle w:val="Normal"/>
        <w:rPr>
          <w:lang w:eastAsia="fr-FR"/>
        </w:rPr>
      </w:pPr>
      <w:r>
        <w:rPr>
          <w:lang w:eastAsia="fr-FR"/>
        </w:rPr>
        <w:t>Output:</w:t>
      </w:r>
    </w:p>
    <w:p>
      <w:pPr>
        <w:pStyle w:val="ListParagraph"/>
        <w:numPr>
          <w:ilvl w:val="0"/>
          <w:numId w:val="69"/>
        </w:numPr>
        <w:rPr/>
      </w:pPr>
      <w:r>
        <w:rPr/>
        <w:t>TBD</w:t>
      </w:r>
    </w:p>
    <w:p>
      <w:pPr>
        <w:pStyle w:val="Heading5"/>
        <w:numPr>
          <w:ilvl w:val="4"/>
          <w:numId w:val="1"/>
        </w:numPr>
        <w:rPr>
          <w:lang w:eastAsia="fr-FR"/>
        </w:rPr>
      </w:pPr>
      <w:r>
        <w:rPr>
          <w:lang w:eastAsia="fr-FR"/>
        </w:rPr>
        <w:t>inspectProcessor</w:t>
      </w:r>
    </w:p>
    <w:p>
      <w:pPr>
        <w:pStyle w:val="Normal"/>
        <w:rPr>
          <w:lang w:eastAsia="fr-FR"/>
        </w:rPr>
      </w:pPr>
      <w:r>
        <w:rPr>
          <w:lang w:eastAsia="fr-FR"/>
        </w:rPr>
        <w:t>Requests the available execution information (i.e. performance counters) of a processor process (like, for example, the consumed CPU time, memory, etc.).</w:t>
      </w:r>
    </w:p>
    <w:p>
      <w:pPr>
        <w:pStyle w:val="Normal"/>
        <w:rPr>
          <w:lang w:eastAsia="fr-FR"/>
        </w:rPr>
      </w:pPr>
      <w:r>
        <w:rPr>
          <w:lang w:eastAsia="fr-FR"/>
        </w:rPr>
        <w:t>Input:</w:t>
      </w:r>
    </w:p>
    <w:p>
      <w:pPr>
        <w:pStyle w:val="ListParagraph"/>
        <w:numPr>
          <w:ilvl w:val="0"/>
          <w:numId w:val="69"/>
        </w:numPr>
        <w:rPr/>
      </w:pPr>
      <w:r>
        <w:rPr/>
        <w:t>Processor: the processor to be queried;</w:t>
      </w:r>
    </w:p>
    <w:p>
      <w:pPr>
        <w:pStyle w:val="Normal"/>
        <w:rPr>
          <w:lang w:eastAsia="fr-FR"/>
        </w:rPr>
      </w:pPr>
      <w:r>
        <w:rPr>
          <w:lang w:eastAsia="fr-FR"/>
        </w:rPr>
        <w:t>Output:</w:t>
      </w:r>
    </w:p>
    <w:p>
      <w:pPr>
        <w:pStyle w:val="ListParagraph"/>
        <w:numPr>
          <w:ilvl w:val="0"/>
          <w:numId w:val="69"/>
        </w:numPr>
        <w:rPr/>
      </w:pPr>
      <w:r>
        <w:rPr/>
        <w:t>The collection of performance counters values.</w:t>
      </w:r>
    </w:p>
    <w:p>
      <w:pPr>
        <w:pStyle w:val="Heading5"/>
        <w:numPr>
          <w:ilvl w:val="4"/>
          <w:numId w:val="1"/>
        </w:numPr>
        <w:rPr>
          <w:lang w:eastAsia="fr-FR"/>
        </w:rPr>
      </w:pPr>
      <w:r>
        <w:rPr>
          <w:lang w:eastAsia="fr-FR"/>
        </w:rPr>
        <w:t>readConfiguration</w:t>
      </w:r>
    </w:p>
    <w:p>
      <w:pPr>
        <w:pStyle w:val="Normal"/>
        <w:rPr>
          <w:lang w:eastAsia="fr-FR"/>
        </w:rPr>
      </w:pPr>
      <w:r>
        <w:rPr>
          <w:lang w:eastAsia="fr-FR"/>
        </w:rPr>
        <w:t>Reads from Configuration Database all the parameters of all processors of all scheduled tasks.</w:t>
      </w:r>
    </w:p>
    <w:p>
      <w:pPr>
        <w:pStyle w:val="Normal"/>
        <w:rPr>
          <w:lang w:eastAsia="fr-FR"/>
        </w:rPr>
      </w:pPr>
      <w:r>
        <w:rPr>
          <w:lang w:eastAsia="fr-FR"/>
        </w:rPr>
      </w:r>
    </w:p>
    <w:p>
      <w:pPr>
        <w:pStyle w:val="Heading5"/>
        <w:numPr>
          <w:ilvl w:val="4"/>
          <w:numId w:val="1"/>
        </w:numPr>
        <w:rPr>
          <w:lang w:eastAsia="fr-FR"/>
        </w:rPr>
      </w:pPr>
      <w:r>
        <w:rPr>
          <w:lang w:eastAsia="fr-FR"/>
        </w:rPr>
        <w:t>saveConfiguration</w:t>
      </w:r>
    </w:p>
    <w:p>
      <w:pPr>
        <w:pStyle w:val="Normal"/>
        <w:rPr>
          <w:lang w:eastAsia="fr-FR"/>
        </w:rPr>
      </w:pPr>
      <w:r>
        <w:rPr>
          <w:lang w:eastAsia="fr-FR"/>
        </w:rPr>
        <w:t>Persists all the parameters (of both processors and scheduled tasks) to the Configuration Database.</w:t>
      </w:r>
    </w:p>
    <w:p>
      <w:pPr>
        <w:pStyle w:val="Heading5"/>
        <w:numPr>
          <w:ilvl w:val="4"/>
          <w:numId w:val="1"/>
        </w:numPr>
        <w:rPr>
          <w:lang w:eastAsia="fr-FR"/>
        </w:rPr>
      </w:pPr>
      <w:r>
        <w:rPr>
          <w:lang w:eastAsia="fr-FR"/>
        </w:rPr>
        <w:t>saveExecutionInfo</w:t>
      </w:r>
    </w:p>
    <w:p>
      <w:pPr>
        <w:pStyle w:val="Normal"/>
        <w:rPr>
          <w:lang w:eastAsia="fr-FR"/>
        </w:rPr>
      </w:pPr>
      <w:r>
        <w:rPr>
          <w:lang w:eastAsia="fr-FR"/>
        </w:rPr>
        <w:t xml:space="preserve">Persists the execution information (ProcessorState) received from a processor (by invoking first </w:t>
      </w:r>
      <w:r>
        <w:rPr>
          <w:b/>
          <w:i/>
          <w:lang w:eastAsia="fr-FR"/>
        </w:rPr>
        <w:t>inspectProcessor</w:t>
      </w:r>
      <w:r>
        <w:rPr>
          <w:lang w:eastAsia="fr-FR"/>
        </w:rPr>
        <w:t xml:space="preserve"> function.</w:t>
      </w:r>
    </w:p>
    <w:p>
      <w:pPr>
        <w:pStyle w:val="Heading5"/>
        <w:numPr>
          <w:ilvl w:val="4"/>
          <w:numId w:val="1"/>
        </w:numPr>
        <w:rPr>
          <w:lang w:eastAsia="fr-FR"/>
        </w:rPr>
      </w:pPr>
      <w:r>
        <w:rPr>
          <w:lang w:eastAsia="fr-FR"/>
        </w:rPr>
        <w:t>onProcessorFinished</w:t>
      </w:r>
    </w:p>
    <w:p>
      <w:pPr>
        <w:pStyle w:val="Normal"/>
        <w:rPr>
          <w:lang w:eastAsia="fr-FR"/>
        </w:rPr>
      </w:pPr>
      <w:r>
        <w:rPr>
          <w:lang w:eastAsia="fr-FR"/>
        </w:rPr>
        <w:t>This call-back method is invoked by a processor component when it finishes its execution (either successfully or with an error).</w:t>
      </w:r>
    </w:p>
    <w:p>
      <w:pPr>
        <w:pStyle w:val="Heading4"/>
        <w:numPr>
          <w:ilvl w:val="3"/>
          <w:numId w:val="1"/>
        </w:numPr>
        <w:rPr/>
      </w:pPr>
      <w:bookmarkStart w:id="292" w:name="_Toc416799439"/>
      <w:bookmarkStart w:id="293" w:name="_Toc416974341"/>
      <w:bookmarkStart w:id="294" w:name="_Toc417062971"/>
      <w:bookmarkStart w:id="295" w:name="_Toc417423474"/>
      <w:bookmarkEnd w:id="292"/>
      <w:bookmarkEnd w:id="293"/>
      <w:bookmarkEnd w:id="294"/>
      <w:bookmarkEnd w:id="295"/>
      <w:r>
        <w:rPr/>
        <w:t>Resources</w:t>
      </w:r>
    </w:p>
    <w:p>
      <w:pPr>
        <w:pStyle w:val="Normal"/>
        <w:rPr>
          <w:lang w:eastAsia="fr-FR"/>
        </w:rPr>
      </w:pPr>
      <w:r>
        <w:rPr>
          <w:lang w:eastAsia="fr-FR"/>
        </w:rPr>
        <w:t>Not applicable here</w:t>
      </w:r>
    </w:p>
    <w:p>
      <w:pPr>
        <w:pStyle w:val="Heading4"/>
        <w:numPr>
          <w:ilvl w:val="3"/>
          <w:numId w:val="1"/>
        </w:numPr>
        <w:rPr/>
      </w:pPr>
      <w:bookmarkStart w:id="296" w:name="_Toc416799440"/>
      <w:bookmarkStart w:id="297" w:name="_Toc416974342"/>
      <w:bookmarkStart w:id="298" w:name="_Toc417062972"/>
      <w:bookmarkStart w:id="299" w:name="_Toc417423475"/>
      <w:r>
        <w:rPr/>
        <w:t>References</w:t>
      </w:r>
      <w:bookmarkEnd w:id="296"/>
      <w:bookmarkEnd w:id="297"/>
      <w:bookmarkEnd w:id="298"/>
      <w:bookmarkEnd w:id="299"/>
      <w:r>
        <w:rPr/>
        <w:t xml:space="preserve"> </w:t>
      </w:r>
    </w:p>
    <w:p>
      <w:pPr>
        <w:pStyle w:val="Normal"/>
        <w:rPr>
          <w:lang w:val="en-US" w:eastAsia="fr-FR"/>
        </w:rPr>
      </w:pPr>
      <w:r>
        <w:rPr>
          <w:lang w:val="en-US" w:eastAsia="fr-FR"/>
        </w:rPr>
        <w:t>Not Applicable</w:t>
      </w:r>
    </w:p>
    <w:p>
      <w:pPr>
        <w:pStyle w:val="Heading4"/>
        <w:numPr>
          <w:ilvl w:val="3"/>
          <w:numId w:val="1"/>
        </w:numPr>
        <w:rPr/>
      </w:pPr>
      <w:bookmarkStart w:id="300" w:name="_Toc416799441"/>
      <w:bookmarkStart w:id="301" w:name="_Toc416974343"/>
      <w:bookmarkStart w:id="302" w:name="_Toc417062973"/>
      <w:bookmarkStart w:id="303" w:name="_Toc417423476"/>
      <w:bookmarkEnd w:id="300"/>
      <w:bookmarkEnd w:id="301"/>
      <w:bookmarkEnd w:id="302"/>
      <w:bookmarkEnd w:id="303"/>
      <w:r>
        <w:rPr/>
        <w:t>Data</w:t>
      </w:r>
    </w:p>
    <w:p>
      <w:pPr>
        <w:pStyle w:val="Heading5"/>
        <w:numPr>
          <w:ilvl w:val="4"/>
          <w:numId w:val="1"/>
        </w:numPr>
        <w:rPr>
          <w:lang w:eastAsia="fr-FR"/>
        </w:rPr>
      </w:pPr>
      <w:r>
        <w:rPr>
          <w:lang w:eastAsia="fr-FR"/>
        </w:rPr>
        <w:t>Registered Processors</w:t>
      </w:r>
    </w:p>
    <w:p>
      <w:pPr>
        <w:pStyle w:val="Normal"/>
        <w:rPr>
          <w:lang w:eastAsia="fr-FR"/>
        </w:rPr>
      </w:pPr>
      <w:r>
        <w:rPr>
          <w:lang w:eastAsia="fr-FR"/>
        </w:rPr>
        <w:t>The component maintains a list of registered processors so that it can easily create new instances of such processor components.</w:t>
      </w:r>
    </w:p>
    <w:p>
      <w:pPr>
        <w:pStyle w:val="Heading5"/>
        <w:numPr>
          <w:ilvl w:val="4"/>
          <w:numId w:val="1"/>
        </w:numPr>
        <w:rPr>
          <w:lang w:eastAsia="fr-FR"/>
        </w:rPr>
      </w:pPr>
      <w:r>
        <w:rPr>
          <w:lang w:eastAsia="fr-FR"/>
        </w:rPr>
        <w:t>Execution Queue</w:t>
      </w:r>
    </w:p>
    <w:p>
      <w:pPr>
        <w:pStyle w:val="Normal"/>
        <w:rPr>
          <w:lang w:eastAsia="fr-FR"/>
        </w:rPr>
      </w:pPr>
      <w:r>
        <w:rPr>
          <w:lang w:eastAsia="fr-FR"/>
        </w:rPr>
        <w:t>The component maintains a priority queue for executing tasks.</w:t>
      </w:r>
    </w:p>
    <w:p>
      <w:pPr>
        <w:pStyle w:val="Heading3"/>
        <w:numPr>
          <w:ilvl w:val="2"/>
          <w:numId w:val="1"/>
        </w:numPr>
        <w:rPr/>
      </w:pPr>
      <w:bookmarkStart w:id="304" w:name="_Toc416974344"/>
      <w:bookmarkStart w:id="305" w:name="_Toc417062974"/>
      <w:bookmarkStart w:id="306" w:name="_Ref417422636"/>
      <w:bookmarkStart w:id="307" w:name="_Toc417423477"/>
      <w:bookmarkEnd w:id="304"/>
      <w:bookmarkEnd w:id="305"/>
      <w:bookmarkEnd w:id="306"/>
      <w:bookmarkEnd w:id="307"/>
      <w:r>
        <w:rPr/>
        <w:t>Scheduler Component</w:t>
      </w:r>
    </w:p>
    <w:p>
      <w:pPr>
        <w:pStyle w:val="Heading4"/>
        <w:numPr>
          <w:ilvl w:val="3"/>
          <w:numId w:val="1"/>
        </w:numPr>
        <w:rPr/>
      </w:pPr>
      <w:bookmarkStart w:id="308" w:name="_Toc416974345"/>
      <w:bookmarkStart w:id="309" w:name="_Toc417062975"/>
      <w:bookmarkStart w:id="310" w:name="_Toc417423478"/>
      <w:bookmarkEnd w:id="308"/>
      <w:bookmarkEnd w:id="309"/>
      <w:bookmarkEnd w:id="310"/>
      <w:r>
        <w:rPr/>
        <w:t>Type</w:t>
      </w:r>
    </w:p>
    <w:p>
      <w:pPr>
        <w:pStyle w:val="Normal"/>
        <w:rPr>
          <w:lang w:eastAsia="fr-FR"/>
        </w:rPr>
      </w:pPr>
      <w:r>
        <w:rPr>
          <w:lang w:eastAsia="fr-FR"/>
        </w:rPr>
        <w:t>This component is in charge of executing tasks that are periodic or need to be executed at a certain moment of time or tasks that need to be triggered based on a certain event.</w:t>
      </w:r>
    </w:p>
    <w:p>
      <w:pPr>
        <w:pStyle w:val="Normal"/>
        <w:rPr>
          <w:lang w:eastAsia="fr-FR"/>
        </w:rPr>
      </w:pPr>
      <w:r>
        <w:rPr>
          <w:lang w:eastAsia="fr-FR"/>
        </w:rPr>
        <w:t>The scheduler component is composed of two parts:</w:t>
      </w:r>
    </w:p>
    <w:p>
      <w:pPr>
        <w:pStyle w:val="ListParagraph"/>
        <w:numPr>
          <w:ilvl w:val="0"/>
          <w:numId w:val="69"/>
        </w:numPr>
        <w:rPr/>
      </w:pPr>
      <w:r>
        <w:rPr/>
        <w:t>An independent component that is executed using the time-based job scheduler of the operating system (for example cron jobs in Linux). A typical job for this component will be invoking the archiver module in order to run the product retention rules or to clean up the products during the user requests.</w:t>
      </w:r>
    </w:p>
    <w:p>
      <w:pPr>
        <w:pStyle w:val="ListParagraph"/>
        <w:numPr>
          <w:ilvl w:val="0"/>
          <w:numId w:val="69"/>
        </w:numPr>
        <w:rPr/>
      </w:pPr>
      <w:r>
        <w:rPr/>
        <w:t>A component that is integrated in the Orchestrator and that is intended for monitoring asynchronous external events (for example the notification that a new product is available in the processing area file system) or for monitoring the executing tasks (for example, if a certain task takes too long it should be stopped).</w:t>
      </w:r>
    </w:p>
    <w:p>
      <w:pPr>
        <w:pStyle w:val="Heading4"/>
        <w:numPr>
          <w:ilvl w:val="3"/>
          <w:numId w:val="1"/>
        </w:numPr>
        <w:rPr/>
      </w:pPr>
      <w:bookmarkStart w:id="311" w:name="_Toc416974346"/>
      <w:bookmarkStart w:id="312" w:name="_Toc417062976"/>
      <w:bookmarkStart w:id="313" w:name="_Toc417423479"/>
      <w:r>
        <w:rPr/>
        <w:t>Purpose</w:t>
      </w:r>
      <w:bookmarkEnd w:id="311"/>
      <w:bookmarkEnd w:id="312"/>
      <w:bookmarkEnd w:id="313"/>
      <w:r>
        <w:rPr/>
        <w:t xml:space="preserve"> </w:t>
      </w:r>
    </w:p>
    <w:p>
      <w:pPr>
        <w:pStyle w:val="Normal"/>
        <w:rPr>
          <w:lang w:eastAsia="fr-FR"/>
        </w:rPr>
      </w:pPr>
      <w:r>
        <w:rPr>
          <w:lang w:eastAsia="fr-FR"/>
        </w:rPr>
        <w:t>Certain executions need to be run periodically at fixed times, dates, or intervals. The component is needed in order to provide timed based notifications when a certain execution have to take place.</w:t>
      </w:r>
    </w:p>
    <w:p>
      <w:pPr>
        <w:pStyle w:val="Heading4"/>
        <w:numPr>
          <w:ilvl w:val="3"/>
          <w:numId w:val="1"/>
        </w:numPr>
        <w:rPr/>
      </w:pPr>
      <w:bookmarkStart w:id="314" w:name="_Toc416974347"/>
      <w:bookmarkStart w:id="315" w:name="_Toc417062977"/>
      <w:bookmarkStart w:id="316" w:name="_Toc417423480"/>
      <w:bookmarkEnd w:id="314"/>
      <w:bookmarkEnd w:id="315"/>
      <w:bookmarkEnd w:id="316"/>
      <w:r>
        <w:rPr/>
        <w:t>Function</w:t>
      </w:r>
    </w:p>
    <w:p>
      <w:pPr>
        <w:pStyle w:val="Normal"/>
        <w:rPr>
          <w:lang w:eastAsia="fr-FR"/>
        </w:rPr>
      </w:pPr>
      <w:r>
        <w:rPr>
          <w:lang w:eastAsia="fr-FR"/>
        </w:rPr>
        <w:t>The scheduler will trigger, based on the current timeout if a task need to be created (either an archiving task or a product processing task. If it is the case, it will send the created task to the Orchestrator in order to be executed.</w:t>
      </w:r>
    </w:p>
    <w:p>
      <w:pPr>
        <w:pStyle w:val="Normal"/>
        <w:jc w:val="center"/>
        <w:rPr>
          <w:lang w:eastAsia="fr-FR"/>
        </w:rPr>
      </w:pPr>
      <w:r>
        <w:rPr/>
        <w:drawing>
          <wp:inline distT="0" distB="0" distL="0" distR="0">
            <wp:extent cx="4223385" cy="1594485"/>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24"/>
                    <a:stretch>
                      <a:fillRect/>
                    </a:stretch>
                  </pic:blipFill>
                  <pic:spPr bwMode="auto">
                    <a:xfrm>
                      <a:off x="0" y="0"/>
                      <a:ext cx="4223385" cy="1594485"/>
                    </a:xfrm>
                    <a:prstGeom prst="rect">
                      <a:avLst/>
                    </a:prstGeom>
                    <a:noFill/>
                    <a:ln w="9525">
                      <a:noFill/>
                      <a:miter lim="800000"/>
                      <a:headEnd/>
                      <a:tailEnd/>
                    </a:ln>
                  </pic:spPr>
                </pic:pic>
              </a:graphicData>
            </a:graphic>
          </wp:inline>
        </w:drawing>
      </w:r>
    </w:p>
    <w:p>
      <w:pPr>
        <w:pStyle w:val="Caption1"/>
        <w:rPr/>
      </w:pPr>
      <w:bookmarkStart w:id="317" w:name="_Toc417422270"/>
      <w:r>
        <w:rPr>
          <w:lang w:val="en-GB"/>
        </w:rPr>
        <w:t xml:space="preserve">Figure </w:t>
      </w:r>
      <w:r>
        <w:fldChar w:fldCharType="begin"/>
      </w:r>
      <w:r>
        <w:instrText>STYLEREF 1 \s</w:instrText>
      </w:r>
      <w:r>
        <w:fldChar w:fldCharType="separate"/>
      </w:r>
      <w:bookmarkStart w:id="318" w:name="__Fieldmark__6845_51071921"/>
      <w:r>
        <w:rPr>
          <w:lang w:val="en-GB"/>
        </w:rPr>
        <w:t>4</w:t>
      </w:r>
      <w:bookmarkStart w:id="319" w:name="__Fieldmark__6977_714155160"/>
      <w:r>
        <w:rPr>
          <w:lang w:val="en-GB"/>
        </w:rPr>
      </w:r>
      <w:r>
        <w:fldChar w:fldCharType="end"/>
      </w:r>
      <w:bookmarkEnd w:id="318"/>
      <w:bookmarkEnd w:id="319"/>
      <w:r>
        <w:rPr>
          <w:lang w:val="en-GB"/>
        </w:rPr>
        <w:noBreakHyphen/>
      </w:r>
      <w:r>
        <w:rPr>
          <w:lang w:val="en-GB"/>
        </w:rPr>
        <w:fldChar w:fldCharType="begin"/>
      </w:r>
      <w:r>
        <w:instrText> SEQ Figure \* ARABIC </w:instrText>
      </w:r>
      <w:r>
        <w:fldChar w:fldCharType="separate"/>
      </w:r>
      <w:r>
        <w:t>13</w:t>
      </w:r>
      <w:r>
        <w:fldChar w:fldCharType="end"/>
      </w:r>
      <w:bookmarkEnd w:id="317"/>
      <w:r>
        <w:rPr>
          <w:lang w:val="en-GB"/>
        </w:rPr>
        <w:t> : Scheduler States</w:t>
      </w:r>
    </w:p>
    <w:p>
      <w:pPr>
        <w:pStyle w:val="Heading4"/>
        <w:numPr>
          <w:ilvl w:val="3"/>
          <w:numId w:val="1"/>
        </w:numPr>
        <w:rPr/>
      </w:pPr>
      <w:bookmarkStart w:id="320" w:name="_Toc416974348"/>
      <w:bookmarkStart w:id="321" w:name="_Toc417062978"/>
      <w:bookmarkStart w:id="322" w:name="_Toc417423481"/>
      <w:r>
        <w:rPr/>
        <w:t>Subordinates</w:t>
      </w:r>
      <w:bookmarkEnd w:id="320"/>
      <w:bookmarkEnd w:id="321"/>
      <w:bookmarkEnd w:id="322"/>
      <w:r>
        <w:rPr/>
        <w:t xml:space="preserve"> </w:t>
      </w:r>
    </w:p>
    <w:p>
      <w:pPr>
        <w:pStyle w:val="Normalattach"/>
        <w:rPr/>
      </w:pPr>
      <w:r>
        <w:rPr/>
        <w:t>Not applicable.</w:t>
      </w:r>
    </w:p>
    <w:p>
      <w:pPr>
        <w:pStyle w:val="Heading4"/>
        <w:numPr>
          <w:ilvl w:val="3"/>
          <w:numId w:val="1"/>
        </w:numPr>
        <w:rPr/>
      </w:pPr>
      <w:bookmarkStart w:id="323" w:name="_Toc416974349"/>
      <w:bookmarkStart w:id="324" w:name="_Toc417062979"/>
      <w:bookmarkStart w:id="325" w:name="_Toc417423482"/>
      <w:r>
        <w:rPr/>
        <w:t>Dependencies</w:t>
      </w:r>
      <w:bookmarkEnd w:id="323"/>
      <w:bookmarkEnd w:id="324"/>
      <w:bookmarkEnd w:id="325"/>
      <w:r>
        <w:rPr/>
        <w:t xml:space="preserve"> </w:t>
      </w:r>
    </w:p>
    <w:p>
      <w:pPr>
        <w:pStyle w:val="Normalattach"/>
        <w:rPr/>
      </w:pPr>
      <w:r>
        <w:rPr/>
        <w:t>Not applicable.</w:t>
      </w:r>
    </w:p>
    <w:p>
      <w:pPr>
        <w:pStyle w:val="Heading4"/>
        <w:numPr>
          <w:ilvl w:val="3"/>
          <w:numId w:val="1"/>
        </w:numPr>
        <w:rPr/>
      </w:pPr>
      <w:bookmarkStart w:id="326" w:name="_Toc417062980"/>
      <w:bookmarkStart w:id="327" w:name="_Toc417423483"/>
      <w:bookmarkStart w:id="328" w:name="_Toc416974350"/>
      <w:bookmarkEnd w:id="326"/>
      <w:bookmarkEnd w:id="327"/>
      <w:bookmarkEnd w:id="328"/>
      <w:r>
        <w:rPr/>
        <w:t>Interfaces</w:t>
      </w:r>
    </w:p>
    <w:p>
      <w:pPr>
        <w:pStyle w:val="Heading5"/>
        <w:numPr>
          <w:ilvl w:val="4"/>
          <w:numId w:val="1"/>
        </w:numPr>
        <w:rPr/>
      </w:pPr>
      <w:r>
        <w:rPr/>
        <w:t>scheduleTask</w:t>
      </w:r>
    </w:p>
    <w:p>
      <w:pPr>
        <w:pStyle w:val="Normal"/>
        <w:rPr/>
      </w:pPr>
      <w:r>
        <w:rPr/>
        <w:t xml:space="preserve">Adds a new task in the internal list of the scheduler. </w:t>
      </w:r>
    </w:p>
    <w:p>
      <w:pPr>
        <w:pStyle w:val="Normal"/>
        <w:rPr/>
      </w:pPr>
      <w:r>
        <w:rPr/>
        <w:t>This method will be a non-blocking.</w:t>
      </w:r>
    </w:p>
    <w:p>
      <w:pPr>
        <w:pStyle w:val="Normal"/>
        <w:rPr/>
      </w:pPr>
      <w:r>
        <w:rPr/>
        <w:t>Input:</w:t>
      </w:r>
    </w:p>
    <w:p>
      <w:pPr>
        <w:pStyle w:val="ListParagraph"/>
        <w:numPr>
          <w:ilvl w:val="0"/>
          <w:numId w:val="69"/>
        </w:numPr>
        <w:rPr/>
      </w:pPr>
      <w:r>
        <w:rPr/>
        <w:t>Task: The task containing the processor and the parameters.</w:t>
      </w:r>
    </w:p>
    <w:p>
      <w:pPr>
        <w:pStyle w:val="ListParagraph"/>
        <w:numPr>
          <w:ilvl w:val="0"/>
          <w:numId w:val="0"/>
        </w:numPr>
        <w:ind w:left="720" w:hanging="0"/>
        <w:rPr/>
      </w:pPr>
      <w:r>
        <w:rPr/>
      </w:r>
    </w:p>
    <w:p>
      <w:pPr>
        <w:pStyle w:val="ListParagraph"/>
        <w:numPr>
          <w:ilvl w:val="0"/>
          <w:numId w:val="0"/>
        </w:numPr>
        <w:ind w:left="720" w:hanging="0"/>
        <w:rPr/>
      </w:pPr>
      <w:r>
        <w:rPr/>
      </w:r>
    </w:p>
    <w:p>
      <w:pPr>
        <w:pStyle w:val="ListParagraph"/>
        <w:numPr>
          <w:ilvl w:val="0"/>
          <w:numId w:val="0"/>
        </w:numPr>
        <w:ind w:left="720" w:hanging="0"/>
        <w:rPr/>
      </w:pPr>
      <w:r>
        <w:rPr/>
      </w:r>
    </w:p>
    <w:p>
      <w:pPr>
        <w:pStyle w:val="Heading5"/>
        <w:numPr>
          <w:ilvl w:val="4"/>
          <w:numId w:val="1"/>
        </w:numPr>
        <w:rPr/>
      </w:pPr>
      <w:r>
        <w:rPr/>
        <w:t>onTaksTimerElapsed</w:t>
      </w:r>
    </w:p>
    <w:p>
      <w:pPr>
        <w:pStyle w:val="Normal"/>
        <w:rPr/>
      </w:pPr>
      <w:r>
        <w:rPr/>
        <w:t>This is a call-back function that is called by the scheduler when the timeout for a certain task expired. In this call-back, the orchestrator is informed about this event by providing the processor and the parameters encapsulated in the task.</w:t>
      </w:r>
    </w:p>
    <w:p>
      <w:pPr>
        <w:pStyle w:val="Normal"/>
        <w:rPr/>
      </w:pPr>
      <w:r>
        <w:rPr/>
        <w:t>Input:</w:t>
      </w:r>
    </w:p>
    <w:p>
      <w:pPr>
        <w:pStyle w:val="ListParagraph"/>
        <w:numPr>
          <w:ilvl w:val="0"/>
          <w:numId w:val="69"/>
        </w:numPr>
        <w:rPr/>
      </w:pPr>
      <w:r>
        <w:rPr/>
        <w:t>Task: The task whose timeout expired.</w:t>
      </w:r>
    </w:p>
    <w:p>
      <w:pPr>
        <w:pStyle w:val="Heading5"/>
        <w:numPr>
          <w:ilvl w:val="4"/>
          <w:numId w:val="1"/>
        </w:numPr>
        <w:rPr/>
      </w:pPr>
      <w:r>
        <w:rPr/>
        <w:t>onNewProductArived</w:t>
      </w:r>
    </w:p>
    <w:p>
      <w:pPr>
        <w:pStyle w:val="Normalattach"/>
        <w:rPr/>
      </w:pPr>
      <w:r>
        <w:rPr/>
        <w:t>This is a call-back function that is called by the scheduler when a new product is detected. In this call-back, the name of the product is sent to the orchestrator.</w:t>
      </w:r>
    </w:p>
    <w:p>
      <w:pPr>
        <w:pStyle w:val="Heading4"/>
        <w:numPr>
          <w:ilvl w:val="3"/>
          <w:numId w:val="1"/>
        </w:numPr>
        <w:rPr/>
      </w:pPr>
      <w:bookmarkStart w:id="329" w:name="_Toc416974351"/>
      <w:bookmarkStart w:id="330" w:name="_Toc417062981"/>
      <w:bookmarkStart w:id="331" w:name="_Toc417423484"/>
      <w:bookmarkEnd w:id="329"/>
      <w:bookmarkEnd w:id="330"/>
      <w:bookmarkEnd w:id="331"/>
      <w:r>
        <w:rPr/>
        <w:t>Resources</w:t>
      </w:r>
    </w:p>
    <w:p>
      <w:pPr>
        <w:pStyle w:val="Normalattach"/>
        <w:rPr/>
      </w:pPr>
      <w:r>
        <w:rPr/>
        <w:t>Not applicable.</w:t>
      </w:r>
    </w:p>
    <w:p>
      <w:pPr>
        <w:pStyle w:val="Heading4"/>
        <w:numPr>
          <w:ilvl w:val="3"/>
          <w:numId w:val="1"/>
        </w:numPr>
        <w:rPr/>
      </w:pPr>
      <w:bookmarkStart w:id="332" w:name="_Toc416974352"/>
      <w:bookmarkStart w:id="333" w:name="_Toc417062982"/>
      <w:bookmarkStart w:id="334" w:name="_Toc417423485"/>
      <w:r>
        <w:rPr/>
        <w:t>References</w:t>
      </w:r>
      <w:bookmarkEnd w:id="332"/>
      <w:bookmarkEnd w:id="333"/>
      <w:bookmarkEnd w:id="334"/>
      <w:r>
        <w:rPr/>
        <w:t xml:space="preserve"> </w:t>
      </w:r>
    </w:p>
    <w:p>
      <w:pPr>
        <w:pStyle w:val="Normalattach"/>
        <w:rPr/>
      </w:pPr>
      <w:r>
        <w:rPr/>
        <w:t>Not applicable.</w:t>
      </w:r>
    </w:p>
    <w:p>
      <w:pPr>
        <w:pStyle w:val="Heading4"/>
        <w:numPr>
          <w:ilvl w:val="3"/>
          <w:numId w:val="1"/>
        </w:numPr>
        <w:rPr/>
      </w:pPr>
      <w:bookmarkStart w:id="335" w:name="_Toc416974353"/>
      <w:bookmarkStart w:id="336" w:name="_Toc417062983"/>
      <w:bookmarkStart w:id="337" w:name="_Toc417423486"/>
      <w:bookmarkEnd w:id="335"/>
      <w:bookmarkEnd w:id="336"/>
      <w:bookmarkEnd w:id="337"/>
      <w:r>
        <w:rPr/>
        <w:t>Data</w:t>
      </w:r>
    </w:p>
    <w:p>
      <w:pPr>
        <w:pStyle w:val="Normal"/>
        <w:rPr>
          <w:lang w:eastAsia="fr-FR"/>
        </w:rPr>
      </w:pPr>
      <w:r>
        <w:rPr>
          <w:lang w:eastAsia="fr-FR"/>
        </w:rPr>
        <w:t xml:space="preserve">The scheduler will manage internally a list of tasks. If a timeout is detected for one of the task in the list, then an event will be triggered to the orchestrator for it. Also, the folders for monitoring the occurrence of new products are internally kept by the scheduler. </w:t>
      </w:r>
    </w:p>
    <w:p>
      <w:pPr>
        <w:pStyle w:val="Heading3"/>
        <w:numPr>
          <w:ilvl w:val="2"/>
          <w:numId w:val="1"/>
        </w:numPr>
        <w:rPr/>
      </w:pPr>
      <w:bookmarkStart w:id="338" w:name="_Toc416974354"/>
      <w:bookmarkStart w:id="339" w:name="_Toc417062984"/>
      <w:bookmarkStart w:id="340" w:name="_Ref417422645"/>
      <w:bookmarkStart w:id="341" w:name="_Toc417423487"/>
      <w:bookmarkEnd w:id="340"/>
      <w:bookmarkEnd w:id="341"/>
      <w:r>
        <w:rPr/>
        <w:t>L1C Product Downloader</w:t>
      </w:r>
    </w:p>
    <w:p>
      <w:pPr>
        <w:pStyle w:val="Heading4"/>
        <w:numPr>
          <w:ilvl w:val="3"/>
          <w:numId w:val="1"/>
        </w:numPr>
        <w:rPr/>
      </w:pPr>
      <w:bookmarkStart w:id="342" w:name="_Toc417423488"/>
      <w:bookmarkEnd w:id="342"/>
      <w:r>
        <w:rPr/>
        <w:t>Type</w:t>
      </w:r>
    </w:p>
    <w:p>
      <w:pPr>
        <w:pStyle w:val="Normal"/>
        <w:rPr>
          <w:lang w:val="en-US" w:eastAsia="fr-FR"/>
        </w:rPr>
      </w:pPr>
      <w:r>
        <w:rPr>
          <w:lang w:val="en-US" w:eastAsia="fr-FR"/>
        </w:rPr>
        <w:t>This component is a part of the service layer of the Sen2-Agri System.</w:t>
      </w:r>
    </w:p>
    <w:p>
      <w:pPr>
        <w:pStyle w:val="Heading4"/>
        <w:numPr>
          <w:ilvl w:val="3"/>
          <w:numId w:val="1"/>
        </w:numPr>
        <w:rPr/>
      </w:pPr>
      <w:bookmarkStart w:id="343" w:name="_Toc417423489"/>
      <w:r>
        <w:rPr/>
        <w:t>Purpose</w:t>
      </w:r>
      <w:bookmarkEnd w:id="343"/>
      <w:r>
        <w:rPr/>
        <w:t xml:space="preserve"> </w:t>
      </w:r>
    </w:p>
    <w:p>
      <w:pPr>
        <w:pStyle w:val="Normal"/>
        <w:rPr>
          <w:lang w:eastAsia="fr-FR"/>
        </w:rPr>
      </w:pPr>
      <w:r>
        <w:rPr/>
        <w:t>The module will be in charge of periodically downloading the available Level-1 S2 products regarding a defined area of interest. It is placed before the data-driven processing in the global workflow.</w:t>
      </w:r>
    </w:p>
    <w:p>
      <w:pPr>
        <w:pStyle w:val="Heading4"/>
        <w:numPr>
          <w:ilvl w:val="3"/>
          <w:numId w:val="1"/>
        </w:numPr>
        <w:rPr/>
      </w:pPr>
      <w:bookmarkStart w:id="344" w:name="_Toc417423490"/>
      <w:bookmarkEnd w:id="344"/>
      <w:r>
        <w:rPr/>
        <w:t>Function</w:t>
      </w:r>
    </w:p>
    <w:p>
      <w:pPr>
        <w:pStyle w:val="Normal"/>
        <w:rPr/>
      </w:pPr>
      <w:r>
        <w:rPr/>
        <w:t>The module is designed as a daemon which is activated periodically. In order to retrieve the data soon after its release, the frequency at which the module is activated will be critic parameter.</w:t>
      </w:r>
    </w:p>
    <w:p>
      <w:pPr>
        <w:pStyle w:val="Normal"/>
        <w:rPr/>
      </w:pPr>
      <w:r>
        <w:rPr/>
        <w:t>The execution of the module is decomposed in the following step:</w:t>
      </w:r>
    </w:p>
    <w:p>
      <w:pPr>
        <w:pStyle w:val="Normal"/>
        <w:rPr/>
      </w:pPr>
      <w:r>
        <w:rPr/>
      </w:r>
    </w:p>
    <w:p>
      <w:pPr>
        <w:pStyle w:val="Normal"/>
        <w:rPr/>
      </w:pPr>
      <w:r>
        <w:rPr/>
        <w:t>At each activation:</w:t>
      </w:r>
    </w:p>
    <w:p>
      <w:pPr>
        <w:pStyle w:val="ListParagraph"/>
        <w:numPr>
          <w:ilvl w:val="0"/>
          <w:numId w:val="69"/>
        </w:numPr>
        <w:rPr/>
      </w:pPr>
      <w:r>
        <w:rPr/>
        <w:t>The module request the list of available product according to the area of interest list and a time window,</w:t>
      </w:r>
    </w:p>
    <w:p>
      <w:pPr>
        <w:pStyle w:val="ListParagraph"/>
        <w:numPr>
          <w:ilvl w:val="0"/>
          <w:numId w:val="69"/>
        </w:numPr>
        <w:rPr/>
      </w:pPr>
      <w:r>
        <w:rPr/>
        <w:t>Each product from the retrieved list is checked for a previous download,</w:t>
      </w:r>
    </w:p>
    <w:p>
      <w:pPr>
        <w:pStyle w:val="ListParagraph"/>
        <w:numPr>
          <w:ilvl w:val="0"/>
          <w:numId w:val="69"/>
        </w:numPr>
        <w:rPr/>
      </w:pPr>
      <w:r>
        <w:rPr/>
        <w:t>Each product from the retrieved list that has not been previously downloaded is queued and downloaded as soon as a download slot is available,</w:t>
      </w:r>
    </w:p>
    <w:p>
      <w:pPr>
        <w:pStyle w:val="ListParagraph"/>
        <w:numPr>
          <w:ilvl w:val="0"/>
          <w:numId w:val="69"/>
        </w:numPr>
        <w:rPr/>
      </w:pPr>
      <w:r>
        <w:rPr/>
        <w:t>Once downloaded, each product integrity is check with available methods.</w:t>
      </w:r>
    </w:p>
    <w:p>
      <w:pPr>
        <w:pStyle w:val="Heading4"/>
        <w:numPr>
          <w:ilvl w:val="3"/>
          <w:numId w:val="1"/>
        </w:numPr>
        <w:rPr/>
      </w:pPr>
      <w:bookmarkStart w:id="345" w:name="_Toc417423491"/>
      <w:r>
        <w:rPr/>
        <w:t>Subordinates</w:t>
      </w:r>
      <w:bookmarkEnd w:id="345"/>
      <w:r>
        <w:rPr/>
        <w:t xml:space="preserve"> </w:t>
      </w:r>
    </w:p>
    <w:p>
      <w:pPr>
        <w:pStyle w:val="Normal"/>
        <w:rPr>
          <w:lang w:val="en-US" w:eastAsia="fr-FR"/>
        </w:rPr>
      </w:pPr>
      <w:r>
        <w:rPr>
          <w:lang w:val="en-US" w:eastAsia="fr-FR"/>
        </w:rPr>
        <w:t>According to the previous description, each sub-component of this module could be described in more details.</w:t>
      </w:r>
    </w:p>
    <w:p>
      <w:pPr>
        <w:pStyle w:val="Heading5"/>
        <w:numPr>
          <w:ilvl w:val="4"/>
          <w:numId w:val="1"/>
        </w:numPr>
        <w:rPr/>
      </w:pPr>
      <w:r>
        <w:rPr/>
        <w:t>Daemon</w:t>
      </w:r>
    </w:p>
    <w:p>
      <w:pPr>
        <w:pStyle w:val="Normal"/>
        <w:rPr/>
      </w:pPr>
      <w:r>
        <w:rPr/>
        <w:t>The module is designed as a daemon. It runs in background and activates the product request in a scheduled manner. For example, it activates every 8 hours the request for each area of interest. It also manages the execution of download task according to the availability of a download slot.</w:t>
      </w:r>
    </w:p>
    <w:p>
      <w:pPr>
        <w:pStyle w:val="Normal"/>
        <w:rPr/>
      </w:pPr>
      <w:r>
        <w:rPr/>
        <w:t>A possible is to use the “cron” scheduler to orchestrate the activation of the module at a defined frequency:</w:t>
      </w:r>
    </w:p>
    <w:p>
      <w:pPr>
        <w:pStyle w:val="Normal"/>
        <w:rPr/>
      </w:pPr>
      <w:r>
        <w:rPr/>
        <w:t>Example of a cron configuration to run a script every 2 hours:</w:t>
      </w:r>
    </w:p>
    <w:p>
      <w:pPr>
        <w:pStyle w:val="Code"/>
        <w:ind w:firstLine="720"/>
        <w:rPr/>
      </w:pPr>
      <w:r>
        <w:rPr>
          <w:rStyle w:val="SourceText"/>
          <w:rFonts w:cs="DejaVu Sans Mono"/>
        </w:rPr>
        <w:t xml:space="preserve">0 */2 * * *  /path/to/s2a_dhusget.sh </w:t>
      </w:r>
    </w:p>
    <w:p>
      <w:pPr>
        <w:pStyle w:val="Normal"/>
        <w:rPr/>
      </w:pPr>
      <w:r>
        <w:rPr/>
      </w:r>
    </w:p>
    <w:p>
      <w:pPr>
        <w:pStyle w:val="Normal"/>
        <w:rPr/>
      </w:pPr>
      <w:r>
        <w:rPr/>
        <w:t>The first step is the retrieval of the product list of every published product over an area of interest during the last N hours. This list is provided by the data provider server after a request sent by the download module. This part of the module implementation will be based on the dhusget script available through the S-1 Scientific Data Hub user guide. The parameters will be extracted from the auxiliary files.</w:t>
      </w:r>
    </w:p>
    <w:p>
      <w:pPr>
        <w:pStyle w:val="Normal"/>
        <w:rPr/>
      </w:pPr>
      <w:r>
        <w:rPr/>
      </w:r>
    </w:p>
    <w:p>
      <w:pPr>
        <w:pStyle w:val="Code"/>
        <w:rPr/>
      </w:pPr>
      <w:r>
        <w:rPr/>
        <w:t xml:space="preserve">dhusget.sh </w:t>
        <w:tab/>
        <w:t xml:space="preserve">[-d &lt;DHuS URL&gt;] [-u &lt;username&gt; ] [ -p &lt;password&gt;] </w:t>
      </w:r>
    </w:p>
    <w:p>
      <w:pPr>
        <w:pStyle w:val="Code"/>
        <w:ind w:left="720" w:firstLine="720"/>
        <w:rPr/>
      </w:pPr>
      <w:r>
        <w:rPr/>
        <w:t xml:space="preserve">[-t &lt;time to search (hours)&gt;] </w:t>
      </w:r>
    </w:p>
    <w:p>
      <w:pPr>
        <w:pStyle w:val="Code"/>
        <w:ind w:left="720" w:firstLine="720"/>
        <w:rPr>
          <w:lang w:val="es-ES"/>
        </w:rPr>
      </w:pPr>
      <w:r>
        <w:rPr>
          <w:lang w:val="es-ES"/>
        </w:rPr>
        <w:t xml:space="preserve">[-c &lt;coordinates ie: x1,y1;x2,y2&gt;] </w:t>
      </w:r>
    </w:p>
    <w:p>
      <w:pPr>
        <w:pStyle w:val="Code"/>
        <w:ind w:left="720" w:firstLine="720"/>
        <w:rPr>
          <w:lang w:val="en-US"/>
        </w:rPr>
      </w:pPr>
      <w:r>
        <w:rPr>
          <w:lang w:val="en-US"/>
        </w:rPr>
        <w:t>[-T &lt;product type&gt;] [-o &lt;option&gt;]</w:t>
      </w:r>
    </w:p>
    <w:p>
      <w:pPr>
        <w:pStyle w:val="Normal"/>
        <w:rPr>
          <w:lang w:val="en-US"/>
        </w:rPr>
      </w:pPr>
      <w:r>
        <w:rPr>
          <w:lang w:val="en-US"/>
        </w:rPr>
      </w:r>
    </w:p>
    <w:p>
      <w:pPr>
        <w:pStyle w:val="Normal"/>
        <w:rPr/>
      </w:pPr>
      <w:r>
        <w:rPr/>
        <w:t>NB: The dhusget script includes both the server request to retrieve the product list and the sequential download of every product from the retrieved list. In order to provide more control over the download process, these steps will be separated in two different submodules: the product of interest list retriever and the product download sub-modules.</w:t>
      </w:r>
    </w:p>
    <w:p>
      <w:pPr>
        <w:pStyle w:val="Normal"/>
        <w:rPr/>
      </w:pPr>
      <w:r>
        <w:rPr/>
        <w:t>The daemon output is the resulting product list. This list will then be filtered.</w:t>
      </w:r>
    </w:p>
    <w:p>
      <w:pPr>
        <w:pStyle w:val="Normal"/>
        <w:rPr/>
      </w:pPr>
      <w:r>
        <w:rPr/>
      </w:r>
    </w:p>
    <w:p>
      <w:pPr>
        <w:pStyle w:val="Heading5"/>
        <w:numPr>
          <w:ilvl w:val="4"/>
          <w:numId w:val="1"/>
        </w:numPr>
        <w:rPr/>
      </w:pPr>
      <w:r>
        <w:rPr/>
        <w:t>History Check</w:t>
      </w:r>
    </w:p>
    <w:p>
      <w:pPr>
        <w:pStyle w:val="Normal"/>
        <w:rPr/>
      </w:pPr>
      <w:r>
        <w:rPr/>
        <w:t>To prevent multiple downloads of the same product, the retrieved product list will be filtered to remove the already downloaded products. Each product successfully passing this filtering process will be added in the download queue.</w:t>
      </w:r>
    </w:p>
    <w:p>
      <w:pPr>
        <w:pStyle w:val="Normal"/>
        <w:rPr>
          <w:lang w:val="en-US" w:eastAsia="fr-FR"/>
        </w:rPr>
      </w:pPr>
      <w:r>
        <w:rPr/>
        <w:t>This filtering step takes as input the product list and the history database associated to the corresponding area of interest and output an updated download queue.</w:t>
      </w:r>
    </w:p>
    <w:p>
      <w:pPr>
        <w:pStyle w:val="Heading5"/>
        <w:numPr>
          <w:ilvl w:val="4"/>
          <w:numId w:val="1"/>
        </w:numPr>
        <w:rPr>
          <w:lang w:val="en-US" w:eastAsia="fr-FR"/>
        </w:rPr>
      </w:pPr>
      <w:r>
        <w:rPr/>
        <w:t>Product Download</w:t>
      </w:r>
    </w:p>
    <w:p>
      <w:pPr>
        <w:pStyle w:val="Normal"/>
        <w:rPr/>
      </w:pPr>
      <w:r>
        <w:rPr/>
        <w:t>The product download process is composed of:</w:t>
      </w:r>
    </w:p>
    <w:p>
      <w:pPr>
        <w:pStyle w:val="Normal"/>
        <w:widowControl w:val="false"/>
        <w:numPr>
          <w:ilvl w:val="0"/>
          <w:numId w:val="58"/>
        </w:numPr>
        <w:tabs>
          <w:tab w:val="left" w:pos="720" w:leader="none"/>
        </w:tabs>
        <w:suppressAutoHyphens w:val="true"/>
        <w:spacing w:before="0" w:after="0"/>
        <w:jc w:val="left"/>
        <w:rPr/>
      </w:pPr>
      <w:r>
        <w:rPr/>
        <w:t>a download queue</w:t>
      </w:r>
    </w:p>
    <w:p>
      <w:pPr>
        <w:pStyle w:val="Normal"/>
        <w:widowControl w:val="false"/>
        <w:numPr>
          <w:ilvl w:val="0"/>
          <w:numId w:val="58"/>
        </w:numPr>
        <w:tabs>
          <w:tab w:val="left" w:pos="720" w:leader="none"/>
        </w:tabs>
        <w:suppressAutoHyphens w:val="true"/>
        <w:spacing w:before="0" w:after="0"/>
        <w:jc w:val="left"/>
        <w:rPr/>
      </w:pPr>
      <w:r>
        <w:rPr/>
        <w:t>a data retriever</w:t>
      </w:r>
    </w:p>
    <w:p>
      <w:pPr>
        <w:pStyle w:val="Normal"/>
        <w:rPr/>
      </w:pPr>
      <w:r>
        <w:rPr/>
        <w:t>The download queue is used to store the product to be downloaded and consists in a database of product name and populated by the history check processing step. The product status in the queue database is updated by the process according to the state it is in (pending, in progress...). It allows to store pending product downloads in case the number of available download slots is not sufficient to start the download of every selected products.</w:t>
      </w:r>
    </w:p>
    <w:p>
      <w:pPr>
        <w:pStyle w:val="Normal"/>
        <w:rPr/>
      </w:pPr>
      <w:r>
        <w:rPr/>
        <w:t>The Download tasks will be executed using a modified version of the dhusget script available through the S-1 Scientific Data Hub user guide. It will be run by the daemon itself given the availability of a download slot and a pending product download in the queue.</w:t>
      </w:r>
    </w:p>
    <w:p>
      <w:pPr>
        <w:pStyle w:val="Normal"/>
        <w:rPr/>
      </w:pPr>
      <w:r>
        <w:rPr/>
        <w:t>The dhusget script input parameters will be extracted from the auxiliary files.</w:t>
      </w:r>
    </w:p>
    <w:p>
      <w:pPr>
        <w:pStyle w:val="Normal"/>
        <w:rPr/>
      </w:pPr>
      <w:r>
        <w:rPr/>
      </w:r>
    </w:p>
    <w:p>
      <w:pPr>
        <w:pStyle w:val="Code"/>
        <w:rPr/>
      </w:pPr>
      <w:r>
        <w:rPr/>
        <w:t xml:space="preserve">dhusget.sh </w:t>
        <w:tab/>
        <w:t xml:space="preserve">[-d &lt;DHuS URL&gt;] [-u &lt;username&gt; ] [ -p &lt;password&gt;] </w:t>
      </w:r>
    </w:p>
    <w:p>
      <w:pPr>
        <w:pStyle w:val="Code"/>
        <w:ind w:left="1440" w:hanging="0"/>
        <w:rPr/>
      </w:pPr>
      <w:r>
        <w:rPr/>
        <w:t xml:space="preserve">[-t &lt;time to search (hours)&gt;] </w:t>
      </w:r>
    </w:p>
    <w:p>
      <w:pPr>
        <w:pStyle w:val="Code"/>
        <w:ind w:left="1440" w:hanging="0"/>
        <w:rPr>
          <w:lang w:val="es-ES"/>
        </w:rPr>
      </w:pPr>
      <w:r>
        <w:rPr>
          <w:lang w:val="es-ES"/>
        </w:rPr>
        <w:t xml:space="preserve">[-c &lt;coordinates ie: x1,y1;x2,y2&gt;] </w:t>
      </w:r>
    </w:p>
    <w:p>
      <w:pPr>
        <w:pStyle w:val="Code"/>
        <w:ind w:left="1440" w:hanging="0"/>
        <w:rPr>
          <w:lang w:val="en-US"/>
        </w:rPr>
      </w:pPr>
      <w:r>
        <w:rPr>
          <w:lang w:val="en-US"/>
        </w:rPr>
        <w:t>[-T &lt;product type&gt;] [-o &lt;option&gt;]</w:t>
      </w:r>
    </w:p>
    <w:p>
      <w:pPr>
        <w:pStyle w:val="Normal"/>
        <w:rPr>
          <w:lang w:val="en-US"/>
        </w:rPr>
      </w:pPr>
      <w:r>
        <w:rPr>
          <w:lang w:val="en-US"/>
        </w:rPr>
      </w:r>
    </w:p>
    <w:p>
      <w:pPr>
        <w:pStyle w:val="Normal"/>
        <w:rPr/>
      </w:pPr>
      <w:r>
        <w:rPr/>
        <w:t>Once again, it is important to notice that the product download sub-module will be base on a part of the dhusget script.</w:t>
      </w:r>
    </w:p>
    <w:p>
      <w:pPr>
        <w:pStyle w:val="Normal"/>
        <w:rPr>
          <w:lang w:val="en-US" w:eastAsia="fr-FR"/>
        </w:rPr>
      </w:pPr>
      <w:r>
        <w:rPr/>
        <w:t>Using the daemon capabilities of the download module, the download queue is watched to start a download as soon as both a download slot and a queued download are detected. The availability of a slot is determined by the difference between the user defined number of authorized slot and the number of product in the queue with the status “in progress”.</w:t>
      </w:r>
    </w:p>
    <w:p>
      <w:pPr>
        <w:pStyle w:val="Heading5"/>
        <w:numPr>
          <w:ilvl w:val="4"/>
          <w:numId w:val="1"/>
        </w:numPr>
        <w:rPr>
          <w:lang w:val="en-US" w:eastAsia="fr-FR"/>
        </w:rPr>
      </w:pPr>
      <w:r>
        <w:rPr>
          <w:lang w:val="en-US" w:eastAsia="fr-FR"/>
        </w:rPr>
        <w:t>Integrity check</w:t>
      </w:r>
    </w:p>
    <w:p>
      <w:pPr>
        <w:pStyle w:val="Normal"/>
        <w:rPr/>
      </w:pPr>
      <w:r>
        <w:rPr/>
        <w:t>Once both the product and manifest are finished, the integrity check sub-module is executed on the product.</w:t>
      </w:r>
    </w:p>
    <w:p>
      <w:pPr>
        <w:pStyle w:val="Normal"/>
        <w:rPr/>
      </w:pPr>
      <w:r>
        <w:rPr/>
        <w:t>For each file in the product, the integrity check will be provided by controlling the MD5 checksum embedded in the associated product manifest. Eventually, the integrity check will be limited to relevant subset of product files.</w:t>
      </w:r>
    </w:p>
    <w:p>
      <w:pPr>
        <w:pStyle w:val="Normal"/>
        <w:rPr/>
      </w:pPr>
      <w:r>
        <w:rPr/>
        <w:t>For each file to be validated:</w:t>
      </w:r>
    </w:p>
    <w:p>
      <w:pPr>
        <w:pStyle w:val="Normal"/>
        <w:widowControl w:val="false"/>
        <w:numPr>
          <w:ilvl w:val="0"/>
          <w:numId w:val="59"/>
        </w:numPr>
        <w:suppressAutoHyphens w:val="true"/>
        <w:spacing w:before="0" w:after="0"/>
        <w:jc w:val="left"/>
        <w:rPr/>
      </w:pPr>
      <w:r>
        <w:rPr/>
        <w:t>compute the file MD5 checksum</w:t>
      </w:r>
    </w:p>
    <w:p>
      <w:pPr>
        <w:pStyle w:val="Code"/>
        <w:ind w:left="720" w:firstLine="720"/>
        <w:rPr/>
      </w:pPr>
      <w:r>
        <w:rPr/>
        <w:t>md5sum [OPTION]... [FILE]...</w:t>
      </w:r>
    </w:p>
    <w:p>
      <w:pPr>
        <w:pStyle w:val="Normal"/>
        <w:widowControl w:val="false"/>
        <w:numPr>
          <w:ilvl w:val="0"/>
          <w:numId w:val="59"/>
        </w:numPr>
        <w:suppressAutoHyphens w:val="true"/>
        <w:spacing w:before="0" w:after="0"/>
        <w:jc w:val="left"/>
        <w:rPr/>
      </w:pPr>
      <w:r>
        <w:rPr/>
        <w:t>retrieve checksum from the manifest</w:t>
      </w:r>
    </w:p>
    <w:p>
      <w:pPr>
        <w:pStyle w:val="Normal"/>
        <w:widowControl w:val="false"/>
        <w:numPr>
          <w:ilvl w:val="0"/>
          <w:numId w:val="59"/>
        </w:numPr>
        <w:suppressAutoHyphens w:val="true"/>
        <w:spacing w:before="0" w:after="0"/>
        <w:jc w:val="left"/>
        <w:rPr/>
      </w:pPr>
      <w:r>
        <w:rPr/>
        <w:t>compare and:</w:t>
      </w:r>
    </w:p>
    <w:p>
      <w:pPr>
        <w:pStyle w:val="Normal"/>
        <w:widowControl w:val="false"/>
        <w:numPr>
          <w:ilvl w:val="1"/>
          <w:numId w:val="59"/>
        </w:numPr>
        <w:suppressAutoHyphens w:val="true"/>
        <w:spacing w:before="0" w:after="0"/>
        <w:jc w:val="left"/>
        <w:rPr/>
      </w:pPr>
      <w:r>
        <w:rPr/>
        <w:t>reject product if different and re-add it to the download queue,</w:t>
      </w:r>
    </w:p>
    <w:p>
      <w:pPr>
        <w:pStyle w:val="Normal"/>
        <w:widowControl w:val="false"/>
        <w:numPr>
          <w:ilvl w:val="1"/>
          <w:numId w:val="59"/>
        </w:numPr>
        <w:suppressAutoHyphens w:val="true"/>
        <w:spacing w:before="0" w:after="0"/>
        <w:jc w:val="left"/>
        <w:rPr/>
      </w:pPr>
      <w:r>
        <w:rPr/>
        <w:t>move to a dedicated repository if validated and alter the download module history database accordingly.</w:t>
      </w:r>
    </w:p>
    <w:p>
      <w:pPr>
        <w:pStyle w:val="Normal"/>
        <w:rPr/>
      </w:pPr>
      <w:r>
        <w:rPr/>
        <w:t>The command line tool md5sum allows to compute file checksums and is widely used. The validation checksum can be retrieve from the manifest using regular expressions and standard command line tools like grep and sed.</w:t>
      </w:r>
    </w:p>
    <w:p>
      <w:pPr>
        <w:pStyle w:val="Normal"/>
        <w:rPr/>
      </w:pPr>
      <w:r>
        <w:rPr/>
        <w:t>Nevertheless, the use of XML toolkits like XMLStarlet can reduce the potential complexity of using grep/sed command line tools to retrieve the validation checksum from the product manifest.</w:t>
      </w:r>
    </w:p>
    <w:p>
      <w:pPr>
        <w:pStyle w:val="Normal"/>
        <w:rPr>
          <w:lang w:val="en-US" w:eastAsia="fr-FR"/>
        </w:rPr>
      </w:pPr>
      <w:r>
        <w:rPr/>
        <w:t>The described product integrity validation implementation provides a small footprint solution in terms of dedicated software and dependencies.</w:t>
      </w:r>
    </w:p>
    <w:p>
      <w:pPr>
        <w:pStyle w:val="Heading4"/>
        <w:numPr>
          <w:ilvl w:val="3"/>
          <w:numId w:val="1"/>
        </w:numPr>
        <w:rPr/>
      </w:pPr>
      <w:bookmarkStart w:id="346" w:name="_Toc417423492"/>
      <w:r>
        <w:rPr/>
        <w:t>Dependencies</w:t>
      </w:r>
      <w:bookmarkEnd w:id="346"/>
      <w:r>
        <w:rPr/>
        <w:t xml:space="preserve"> </w:t>
      </w:r>
    </w:p>
    <w:p>
      <w:pPr>
        <w:pStyle w:val="Normal"/>
        <w:rPr>
          <w:lang w:eastAsia="fr-FR"/>
        </w:rPr>
      </w:pPr>
      <w:r>
        <w:rPr>
          <w:lang w:eastAsia="fr-FR"/>
        </w:rPr>
        <w:t>The dependences of this module are the following:</w:t>
      </w:r>
    </w:p>
    <w:p>
      <w:pPr>
        <w:pStyle w:val="ListParagraph"/>
        <w:numPr>
          <w:ilvl w:val="0"/>
          <w:numId w:val="69"/>
        </w:numPr>
        <w:rPr/>
      </w:pPr>
      <w:r>
        <w:rPr/>
        <w:t>The script provided by ESA to retrieve data from DataHub</w:t>
      </w:r>
    </w:p>
    <w:p>
      <w:pPr>
        <w:pStyle w:val="ListParagraph"/>
        <w:numPr>
          <w:ilvl w:val="0"/>
          <w:numId w:val="69"/>
        </w:numPr>
        <w:rPr/>
      </w:pPr>
      <w:r>
        <w:rPr/>
        <w:t>Common library to provide capabilities to check a L1C product</w:t>
      </w:r>
    </w:p>
    <w:p>
      <w:pPr>
        <w:pStyle w:val="Normal"/>
        <w:rPr>
          <w:lang w:val="en-US" w:eastAsia="fr-FR"/>
        </w:rPr>
      </w:pPr>
      <w:r>
        <w:rPr>
          <w:lang w:eastAsia="fr-FR"/>
        </w:rPr>
        <w:t>All these components should be initialized at the beginning of the module.</w:t>
      </w:r>
    </w:p>
    <w:p>
      <w:pPr>
        <w:pStyle w:val="Heading4"/>
        <w:numPr>
          <w:ilvl w:val="3"/>
          <w:numId w:val="1"/>
        </w:numPr>
        <w:rPr/>
      </w:pPr>
      <w:bookmarkStart w:id="347" w:name="_Toc417423493"/>
      <w:bookmarkEnd w:id="347"/>
      <w:r>
        <w:rPr/>
        <w:t>Interfaces</w:t>
      </w:r>
    </w:p>
    <w:p>
      <w:pPr>
        <w:pStyle w:val="Normal"/>
        <w:rPr>
          <w:lang w:eastAsia="fr-FR"/>
        </w:rPr>
      </w:pPr>
      <w:r>
        <w:rPr>
          <w:lang w:eastAsia="fr-FR"/>
        </w:rPr>
        <w:t>The main interfaces in term of data flow of its module are:</w:t>
      </w:r>
    </w:p>
    <w:p>
      <w:pPr>
        <w:pStyle w:val="ListParagraph"/>
        <w:numPr>
          <w:ilvl w:val="0"/>
          <w:numId w:val="69"/>
        </w:numPr>
        <w:rPr/>
      </w:pPr>
      <w:r>
        <w:rPr/>
        <w:t xml:space="preserve">As input, the list of L1C tiles (name and bounding box) which covered the Area of Interest of the user </w:t>
      </w:r>
    </w:p>
    <w:p>
      <w:pPr>
        <w:pStyle w:val="ListParagraph"/>
        <w:numPr>
          <w:ilvl w:val="0"/>
          <w:numId w:val="69"/>
        </w:numPr>
        <w:rPr/>
      </w:pPr>
      <w:r>
        <w:rPr/>
        <w:t xml:space="preserve">As output, downloaded L1C products will be stored in a sub-directory, </w:t>
      </w:r>
    </w:p>
    <w:p>
      <w:pPr>
        <w:pStyle w:val="ListParagraph"/>
        <w:numPr>
          <w:ilvl w:val="0"/>
          <w:numId w:val="69"/>
        </w:numPr>
        <w:rPr/>
      </w:pPr>
      <w:r>
        <w:rPr/>
        <w:t>As auxiliary data: a global configuration file including the URL of the remote data provider and the associated login information will be available as an auxiliary file.</w:t>
      </w:r>
    </w:p>
    <w:p>
      <w:pPr>
        <w:pStyle w:val="ListParagraph"/>
        <w:numPr>
          <w:ilvl w:val="0"/>
          <w:numId w:val="69"/>
        </w:numPr>
        <w:rPr>
          <w:lang w:val="en-US"/>
        </w:rPr>
      </w:pPr>
      <w:r>
        <w:rPr/>
        <w:t>As image processing parameters: Not Applicable here</w:t>
      </w:r>
    </w:p>
    <w:p>
      <w:pPr>
        <w:pStyle w:val="Heading4"/>
        <w:numPr>
          <w:ilvl w:val="3"/>
          <w:numId w:val="1"/>
        </w:numPr>
        <w:rPr/>
      </w:pPr>
      <w:bookmarkStart w:id="348" w:name="_Toc417423494"/>
      <w:bookmarkEnd w:id="348"/>
      <w:r>
        <w:rPr/>
        <w:t>Resources</w:t>
      </w:r>
    </w:p>
    <w:p>
      <w:pPr>
        <w:pStyle w:val="Normal"/>
        <w:rPr>
          <w:lang w:eastAsia="fr-FR"/>
        </w:rPr>
      </w:pPr>
      <w:r>
        <w:rPr>
          <w:lang w:eastAsia="fr-FR"/>
        </w:rPr>
        <w:t xml:space="preserve">This module requires having an internet connexion. </w:t>
      </w:r>
    </w:p>
    <w:p>
      <w:pPr>
        <w:pStyle w:val="Heading4"/>
        <w:numPr>
          <w:ilvl w:val="3"/>
          <w:numId w:val="1"/>
        </w:numPr>
        <w:rPr/>
      </w:pPr>
      <w:bookmarkStart w:id="349" w:name="_Toc417423495"/>
      <w:r>
        <w:rPr/>
        <w:t>References</w:t>
      </w:r>
      <w:bookmarkEnd w:id="349"/>
      <w:r>
        <w:rPr/>
        <w:t xml:space="preserve"> </w:t>
      </w:r>
    </w:p>
    <w:p>
      <w:pPr>
        <w:pStyle w:val="Normal"/>
        <w:rPr/>
      </w:pPr>
      <w:r>
        <w:rPr/>
        <w:t>It is assumed that level 1 S2 products dissemination will be based on a Open Data Protocol equivalent to the API used by the “Sentinel-1 Scientific Data Hub” [</w:t>
      </w:r>
      <w:r>
        <w:rPr/>
        <w:fldChar w:fldCharType="begin"/>
      </w:r>
      <w:r>
        <w:instrText> REF _Ref417405660 \r \h </w:instrText>
      </w:r>
      <w:r>
        <w:fldChar w:fldCharType="separate"/>
      </w:r>
      <w:r>
        <w:t>RD.12</w:t>
      </w:r>
      <w:r>
        <w:fldChar w:fldCharType="end"/>
      </w:r>
      <w:r>
        <w:rPr/>
        <w:t>].</w:t>
      </w:r>
    </w:p>
    <w:p>
      <w:pPr>
        <w:pStyle w:val="Normal"/>
        <w:rPr>
          <w:lang w:val="en-US" w:eastAsia="fr-FR"/>
        </w:rPr>
      </w:pPr>
      <w:r>
        <w:rPr>
          <w:lang w:val="en-US" w:eastAsia="fr-FR"/>
        </w:rPr>
      </w:r>
    </w:p>
    <w:p>
      <w:pPr>
        <w:pStyle w:val="Heading4"/>
        <w:numPr>
          <w:ilvl w:val="3"/>
          <w:numId w:val="1"/>
        </w:numPr>
        <w:rPr/>
      </w:pPr>
      <w:bookmarkStart w:id="350" w:name="_Toc417423496"/>
      <w:bookmarkEnd w:id="350"/>
      <w:r>
        <w:rPr/>
        <w:t>Data</w:t>
      </w:r>
    </w:p>
    <w:p>
      <w:pPr>
        <w:pStyle w:val="Normal"/>
        <w:rPr>
          <w:lang w:eastAsia="fr-FR"/>
        </w:rPr>
      </w:pPr>
      <w:r>
        <w:rPr>
          <w:lang w:val="en-US" w:eastAsia="fr-FR"/>
        </w:rPr>
        <w:t>Not Applicable here.</w:t>
      </w:r>
    </w:p>
    <w:p>
      <w:pPr>
        <w:pStyle w:val="Heading3"/>
        <w:numPr>
          <w:ilvl w:val="2"/>
          <w:numId w:val="1"/>
        </w:numPr>
        <w:rPr/>
      </w:pPr>
      <w:bookmarkStart w:id="351" w:name="_Ref417422650"/>
      <w:bookmarkStart w:id="352" w:name="_Toc417423497"/>
      <w:bookmarkEnd w:id="351"/>
      <w:bookmarkEnd w:id="352"/>
      <w:r>
        <w:rPr/>
        <w:t>L1T Product Downloader</w:t>
      </w:r>
    </w:p>
    <w:p>
      <w:pPr>
        <w:pStyle w:val="Heading4"/>
        <w:numPr>
          <w:ilvl w:val="3"/>
          <w:numId w:val="1"/>
        </w:numPr>
        <w:rPr/>
      </w:pPr>
      <w:bookmarkStart w:id="353" w:name="_Toc417423498"/>
      <w:bookmarkEnd w:id="353"/>
      <w:r>
        <w:rPr/>
        <w:t>Type</w:t>
      </w:r>
    </w:p>
    <w:p>
      <w:pPr>
        <w:pStyle w:val="Normal"/>
        <w:rPr>
          <w:lang w:val="en-US" w:eastAsia="fr-FR"/>
        </w:rPr>
      </w:pPr>
      <w:r>
        <w:rPr>
          <w:lang w:val="en-US" w:eastAsia="fr-FR"/>
        </w:rPr>
        <w:t>This component is a part of the service layer of the Sen2-Agri System.</w:t>
      </w:r>
    </w:p>
    <w:p>
      <w:pPr>
        <w:pStyle w:val="Heading4"/>
        <w:numPr>
          <w:ilvl w:val="3"/>
          <w:numId w:val="1"/>
        </w:numPr>
        <w:rPr/>
      </w:pPr>
      <w:bookmarkStart w:id="354" w:name="_Toc417423499"/>
      <w:r>
        <w:rPr/>
        <w:t>Purpose</w:t>
      </w:r>
      <w:bookmarkEnd w:id="354"/>
      <w:r>
        <w:rPr/>
        <w:t xml:space="preserve"> </w:t>
      </w:r>
    </w:p>
    <w:p>
      <w:pPr>
        <w:pStyle w:val="Normal"/>
        <w:rPr/>
      </w:pPr>
      <w:r>
        <w:rPr/>
        <w:t>The module will be in charge of periodically downloading the available L1T LandSat8 products regarding a defined area of interest. It is placed before the data-driven processing in the global workflow.</w:t>
      </w:r>
    </w:p>
    <w:p>
      <w:pPr>
        <w:pStyle w:val="Heading4"/>
        <w:numPr>
          <w:ilvl w:val="3"/>
          <w:numId w:val="1"/>
        </w:numPr>
        <w:rPr/>
      </w:pPr>
      <w:bookmarkStart w:id="355" w:name="_Toc417423500"/>
      <w:bookmarkEnd w:id="355"/>
      <w:r>
        <w:rPr/>
        <w:t>Function</w:t>
      </w:r>
    </w:p>
    <w:p>
      <w:pPr>
        <w:pStyle w:val="Normal"/>
        <w:rPr/>
      </w:pPr>
      <w:r>
        <w:rPr/>
        <w:t>The module is designed as a daemon which is activated periodically. In order to retrieve the data soon after its release, the frequency at which the module is activated will be critic parameter.</w:t>
      </w:r>
    </w:p>
    <w:p>
      <w:pPr>
        <w:pStyle w:val="Normal"/>
        <w:rPr/>
      </w:pPr>
      <w:r>
        <w:rPr/>
        <w:t>The execution of the module is decomposed in the following step:</w:t>
      </w:r>
    </w:p>
    <w:p>
      <w:pPr>
        <w:pStyle w:val="Normal"/>
        <w:rPr/>
      </w:pPr>
      <w:r>
        <w:rPr/>
        <w:t>At each activation:</w:t>
      </w:r>
    </w:p>
    <w:p>
      <w:pPr>
        <w:pStyle w:val="ListParagraph"/>
        <w:numPr>
          <w:ilvl w:val="0"/>
          <w:numId w:val="69"/>
        </w:numPr>
        <w:rPr/>
      </w:pPr>
      <w:r>
        <w:rPr/>
        <w:t>The module request the list of available product according to the area of interest list and a time window,</w:t>
      </w:r>
    </w:p>
    <w:p>
      <w:pPr>
        <w:pStyle w:val="ListParagraph"/>
        <w:numPr>
          <w:ilvl w:val="0"/>
          <w:numId w:val="69"/>
        </w:numPr>
        <w:rPr/>
      </w:pPr>
      <w:r>
        <w:rPr/>
        <w:t>Each product from the retrieved list is checked for a previous download,</w:t>
      </w:r>
    </w:p>
    <w:p>
      <w:pPr>
        <w:pStyle w:val="ListParagraph"/>
        <w:numPr>
          <w:ilvl w:val="0"/>
          <w:numId w:val="69"/>
        </w:numPr>
        <w:rPr/>
      </w:pPr>
      <w:r>
        <w:rPr/>
        <w:t>Each product from the retrieved list that has not been previously downloaded is queued and downloaded as soon as a download slot is available,</w:t>
      </w:r>
    </w:p>
    <w:p>
      <w:pPr>
        <w:pStyle w:val="ListParagraph"/>
        <w:numPr>
          <w:ilvl w:val="0"/>
          <w:numId w:val="69"/>
        </w:numPr>
        <w:rPr/>
      </w:pPr>
      <w:r>
        <w:rPr/>
        <w:t>Once downloaded, the integrity of each product is check with available methods.</w:t>
      </w:r>
    </w:p>
    <w:p>
      <w:pPr>
        <w:pStyle w:val="Heading4"/>
        <w:numPr>
          <w:ilvl w:val="3"/>
          <w:numId w:val="1"/>
        </w:numPr>
        <w:rPr/>
      </w:pPr>
      <w:bookmarkStart w:id="356" w:name="_Toc417423501"/>
      <w:r>
        <w:rPr/>
        <w:t>Subordinates</w:t>
      </w:r>
      <w:bookmarkEnd w:id="356"/>
      <w:r>
        <w:rPr/>
        <w:t xml:space="preserve"> </w:t>
      </w:r>
    </w:p>
    <w:p>
      <w:pPr>
        <w:pStyle w:val="Normal"/>
        <w:rPr>
          <w:lang w:val="en-US" w:eastAsia="fr-FR"/>
        </w:rPr>
      </w:pPr>
      <w:r>
        <w:rPr>
          <w:lang w:val="en-US" w:eastAsia="fr-FR"/>
        </w:rPr>
        <w:t>According to the previous description, each sub-component of this module could be described in more details.</w:t>
      </w:r>
    </w:p>
    <w:p>
      <w:pPr>
        <w:pStyle w:val="Heading5"/>
        <w:numPr>
          <w:ilvl w:val="4"/>
          <w:numId w:val="1"/>
        </w:numPr>
        <w:rPr/>
      </w:pPr>
      <w:r>
        <w:rPr/>
        <w:t>Daemon</w:t>
      </w:r>
    </w:p>
    <w:p>
      <w:pPr>
        <w:pStyle w:val="Normal"/>
        <w:rPr/>
      </w:pPr>
      <w:r>
        <w:rPr/>
        <w:t xml:space="preserve">As for the L1C product downloader, a daemon executes the task regularly. </w:t>
      </w:r>
    </w:p>
    <w:p>
      <w:pPr>
        <w:pStyle w:val="Heading5"/>
        <w:numPr>
          <w:ilvl w:val="4"/>
          <w:numId w:val="1"/>
        </w:numPr>
        <w:rPr/>
      </w:pPr>
      <w:r>
        <w:rPr/>
        <w:t>History Check</w:t>
      </w:r>
    </w:p>
    <w:p>
      <w:pPr>
        <w:pStyle w:val="Normal"/>
        <w:rPr/>
      </w:pPr>
      <w:r>
        <w:rPr/>
        <w:t>To prevent multiple downloads of the same product, the retrieved product list will be filtered to remove the already downloaded products. Each product successfully passing this filtering process will be added in the download queue.</w:t>
      </w:r>
    </w:p>
    <w:p>
      <w:pPr>
        <w:pStyle w:val="Heading5"/>
        <w:numPr>
          <w:ilvl w:val="4"/>
          <w:numId w:val="1"/>
        </w:numPr>
        <w:rPr/>
      </w:pPr>
      <w:r>
        <w:rPr/>
        <w:t>Product Download</w:t>
      </w:r>
    </w:p>
    <w:p>
      <w:pPr>
        <w:pStyle w:val="Normal"/>
        <w:rPr/>
      </w:pPr>
      <w:r>
        <w:rPr/>
        <w:t>The downloading operation is executed through the python code provided by Olivier to the community. All the related information is available at [</w:t>
      </w:r>
      <w:r>
        <w:rPr/>
        <w:fldChar w:fldCharType="begin"/>
      </w:r>
      <w:r>
        <w:instrText> REF _Ref417405732 \r \h </w:instrText>
      </w:r>
      <w:r>
        <w:fldChar w:fldCharType="separate"/>
      </w:r>
      <w:r>
        <w:t>RD.13</w:t>
      </w:r>
      <w:r>
        <w:fldChar w:fldCharType="end"/>
      </w:r>
      <w:r>
        <w:rPr/>
        <w:t>]</w:t>
      </w:r>
    </w:p>
    <w:p>
      <w:pPr>
        <w:pStyle w:val="Heading5"/>
        <w:numPr>
          <w:ilvl w:val="4"/>
          <w:numId w:val="1"/>
        </w:numPr>
        <w:rPr>
          <w:lang w:val="en-US" w:eastAsia="fr-FR"/>
        </w:rPr>
      </w:pPr>
      <w:r>
        <w:rPr>
          <w:lang w:val="en-US" w:eastAsia="fr-FR"/>
        </w:rPr>
        <w:t>Integrity Check</w:t>
      </w:r>
    </w:p>
    <w:p>
      <w:pPr>
        <w:pStyle w:val="Normal"/>
        <w:rPr/>
      </w:pPr>
      <w:r>
        <w:rPr/>
        <w:t>Once both the product and manifest are finished, the integrity check sub-module is executed on the product.</w:t>
      </w:r>
    </w:p>
    <w:p>
      <w:pPr>
        <w:pStyle w:val="Normal"/>
        <w:rPr/>
      </w:pPr>
      <w:r>
        <w:rPr/>
        <w:t xml:space="preserve">For each file in the product, the integrity check will be provided by controlling the MD5 checksum embedded in the LandSat8 product. </w:t>
      </w:r>
    </w:p>
    <w:p>
      <w:pPr>
        <w:pStyle w:val="Normal"/>
        <w:rPr/>
      </w:pPr>
      <w:r>
        <w:rPr/>
        <w:t>For each file to be validated:</w:t>
      </w:r>
    </w:p>
    <w:p>
      <w:pPr>
        <w:pStyle w:val="Normal"/>
        <w:widowControl w:val="false"/>
        <w:numPr>
          <w:ilvl w:val="0"/>
          <w:numId w:val="59"/>
        </w:numPr>
        <w:suppressAutoHyphens w:val="true"/>
        <w:spacing w:before="0" w:after="0"/>
        <w:jc w:val="left"/>
        <w:rPr/>
      </w:pPr>
      <w:r>
        <w:rPr/>
        <w:t>compute the file MD5 checksum</w:t>
      </w:r>
    </w:p>
    <w:p>
      <w:pPr>
        <w:pStyle w:val="Code"/>
        <w:ind w:left="720" w:firstLine="720"/>
        <w:rPr/>
      </w:pPr>
      <w:r>
        <w:rPr/>
        <w:t>md5sum [OPTION]... [FILE]...</w:t>
      </w:r>
    </w:p>
    <w:p>
      <w:pPr>
        <w:pStyle w:val="Normal"/>
        <w:widowControl w:val="false"/>
        <w:numPr>
          <w:ilvl w:val="0"/>
          <w:numId w:val="59"/>
        </w:numPr>
        <w:suppressAutoHyphens w:val="true"/>
        <w:spacing w:before="0" w:after="0"/>
        <w:jc w:val="left"/>
        <w:rPr/>
      </w:pPr>
      <w:r>
        <w:rPr/>
        <w:t>retrieve checksum from the metadata</w:t>
      </w:r>
    </w:p>
    <w:p>
      <w:pPr>
        <w:pStyle w:val="Normal"/>
        <w:widowControl w:val="false"/>
        <w:numPr>
          <w:ilvl w:val="0"/>
          <w:numId w:val="59"/>
        </w:numPr>
        <w:suppressAutoHyphens w:val="true"/>
        <w:spacing w:before="0" w:after="0"/>
        <w:jc w:val="left"/>
        <w:rPr/>
      </w:pPr>
      <w:r>
        <w:rPr/>
        <w:t>compare and:</w:t>
      </w:r>
    </w:p>
    <w:p>
      <w:pPr>
        <w:pStyle w:val="Normal"/>
        <w:widowControl w:val="false"/>
        <w:numPr>
          <w:ilvl w:val="1"/>
          <w:numId w:val="59"/>
        </w:numPr>
        <w:suppressAutoHyphens w:val="true"/>
        <w:spacing w:before="0" w:after="0"/>
        <w:jc w:val="left"/>
        <w:rPr/>
      </w:pPr>
      <w:r>
        <w:rPr/>
        <w:t>reject product if different and re-add it to the download queue,</w:t>
      </w:r>
    </w:p>
    <w:p>
      <w:pPr>
        <w:pStyle w:val="Normal"/>
        <w:widowControl w:val="false"/>
        <w:numPr>
          <w:ilvl w:val="1"/>
          <w:numId w:val="59"/>
        </w:numPr>
        <w:suppressAutoHyphens w:val="true"/>
        <w:spacing w:before="0" w:after="0"/>
        <w:jc w:val="left"/>
        <w:rPr>
          <w:lang w:val="en-US" w:eastAsia="fr-FR"/>
        </w:rPr>
      </w:pPr>
      <w:r>
        <w:rPr/>
        <w:t>move to a dedicated repository if validated and alter the download module history database accordingly.</w:t>
      </w:r>
    </w:p>
    <w:p>
      <w:pPr>
        <w:pStyle w:val="Heading4"/>
        <w:numPr>
          <w:ilvl w:val="3"/>
          <w:numId w:val="1"/>
        </w:numPr>
        <w:rPr/>
      </w:pPr>
      <w:bookmarkStart w:id="357" w:name="_Toc417423502"/>
      <w:r>
        <w:rPr/>
        <w:t>Dependencies</w:t>
      </w:r>
      <w:bookmarkEnd w:id="357"/>
      <w:r>
        <w:rPr/>
        <w:t xml:space="preserve"> </w:t>
      </w:r>
    </w:p>
    <w:p>
      <w:pPr>
        <w:pStyle w:val="Normal"/>
        <w:rPr>
          <w:lang w:eastAsia="fr-FR"/>
        </w:rPr>
      </w:pPr>
      <w:r>
        <w:rPr>
          <w:lang w:eastAsia="fr-FR"/>
        </w:rPr>
        <w:t>The dependences of this module are the following:</w:t>
      </w:r>
    </w:p>
    <w:p>
      <w:pPr>
        <w:pStyle w:val="ListParagraph"/>
        <w:numPr>
          <w:ilvl w:val="0"/>
          <w:numId w:val="69"/>
        </w:numPr>
        <w:rPr/>
      </w:pPr>
      <w:r>
        <w:rPr/>
        <w:t>The python code available from the Olivier GitHub</w:t>
      </w:r>
    </w:p>
    <w:p>
      <w:pPr>
        <w:pStyle w:val="ListParagraph"/>
        <w:numPr>
          <w:ilvl w:val="0"/>
          <w:numId w:val="69"/>
        </w:numPr>
        <w:rPr/>
      </w:pPr>
      <w:r>
        <w:rPr/>
        <w:t>Common library to provide capabilities to check a LandSat8 L1T product</w:t>
      </w:r>
    </w:p>
    <w:p>
      <w:pPr>
        <w:pStyle w:val="Normal"/>
        <w:rPr>
          <w:lang w:val="en-US" w:eastAsia="fr-FR"/>
        </w:rPr>
      </w:pPr>
      <w:r>
        <w:rPr>
          <w:lang w:eastAsia="fr-FR"/>
        </w:rPr>
        <w:t>All these components should be initialized at the beginning of the module.</w:t>
      </w:r>
    </w:p>
    <w:p>
      <w:pPr>
        <w:pStyle w:val="Heading4"/>
        <w:numPr>
          <w:ilvl w:val="3"/>
          <w:numId w:val="1"/>
        </w:numPr>
        <w:rPr/>
      </w:pPr>
      <w:bookmarkStart w:id="358" w:name="_Toc417423503"/>
      <w:bookmarkEnd w:id="358"/>
      <w:r>
        <w:rPr/>
        <w:t>Interfaces</w:t>
      </w:r>
    </w:p>
    <w:p>
      <w:pPr>
        <w:pStyle w:val="Normal"/>
        <w:rPr>
          <w:lang w:eastAsia="fr-FR"/>
        </w:rPr>
      </w:pPr>
      <w:r>
        <w:rPr>
          <w:lang w:eastAsia="fr-FR"/>
        </w:rPr>
        <w:t>The main interfaces in term of data flow of its module are:</w:t>
      </w:r>
    </w:p>
    <w:p>
      <w:pPr>
        <w:pStyle w:val="ListParagraph"/>
        <w:numPr>
          <w:ilvl w:val="0"/>
          <w:numId w:val="69"/>
        </w:numPr>
        <w:rPr/>
      </w:pPr>
      <w:r>
        <w:rPr/>
        <w:t xml:space="preserve">As input, the list of LandSat8 L1T tiles (name and bounding box) which covered the Area of Interest of the user </w:t>
      </w:r>
    </w:p>
    <w:p>
      <w:pPr>
        <w:pStyle w:val="ListParagraph"/>
        <w:numPr>
          <w:ilvl w:val="0"/>
          <w:numId w:val="69"/>
        </w:numPr>
        <w:rPr/>
      </w:pPr>
      <w:r>
        <w:rPr/>
        <w:t xml:space="preserve">As output, downloaded LandSat8 L1T products which are stored in a sub-directory, </w:t>
      </w:r>
    </w:p>
    <w:p>
      <w:pPr>
        <w:pStyle w:val="ListParagraph"/>
        <w:numPr>
          <w:ilvl w:val="0"/>
          <w:numId w:val="69"/>
        </w:numPr>
        <w:rPr/>
      </w:pPr>
      <w:r>
        <w:rPr/>
        <w:t>As auxiliary data: a global configuration file including the URL of the remote data provider and the associated login information will be available as an auxiliary file.</w:t>
      </w:r>
    </w:p>
    <w:p>
      <w:pPr>
        <w:pStyle w:val="ListParagraph"/>
        <w:numPr>
          <w:ilvl w:val="0"/>
          <w:numId w:val="69"/>
        </w:numPr>
        <w:rPr>
          <w:lang w:val="en-US"/>
        </w:rPr>
      </w:pPr>
      <w:r>
        <w:rPr/>
        <w:t>As image processing parameters: not applicable here</w:t>
      </w:r>
    </w:p>
    <w:p>
      <w:pPr>
        <w:pStyle w:val="Heading4"/>
        <w:numPr>
          <w:ilvl w:val="3"/>
          <w:numId w:val="1"/>
        </w:numPr>
        <w:rPr/>
      </w:pPr>
      <w:bookmarkStart w:id="359" w:name="_Toc417423504"/>
      <w:bookmarkEnd w:id="359"/>
      <w:r>
        <w:rPr/>
        <w:t>Resources</w:t>
      </w:r>
    </w:p>
    <w:p>
      <w:pPr>
        <w:pStyle w:val="Normal"/>
        <w:rPr>
          <w:lang w:eastAsia="fr-FR"/>
        </w:rPr>
      </w:pPr>
      <w:r>
        <w:rPr>
          <w:lang w:eastAsia="fr-FR"/>
        </w:rPr>
        <w:t xml:space="preserve">This module requires having an internet connexion. </w:t>
      </w:r>
    </w:p>
    <w:p>
      <w:pPr>
        <w:pStyle w:val="Heading4"/>
        <w:numPr>
          <w:ilvl w:val="3"/>
          <w:numId w:val="1"/>
        </w:numPr>
        <w:rPr/>
      </w:pPr>
      <w:bookmarkStart w:id="360" w:name="_Toc417423505"/>
      <w:r>
        <w:rPr/>
        <w:t>References</w:t>
      </w:r>
      <w:bookmarkEnd w:id="360"/>
      <w:r>
        <w:rPr/>
        <w:t xml:space="preserve"> </w:t>
      </w:r>
    </w:p>
    <w:p>
      <w:pPr>
        <w:pStyle w:val="Normal"/>
        <w:rPr>
          <w:lang w:val="en-US" w:eastAsia="fr-FR"/>
        </w:rPr>
      </w:pPr>
      <w:r>
        <w:rPr>
          <w:lang w:val="en-US" w:eastAsia="fr-FR"/>
        </w:rPr>
        <w:t>No official public API exists to download LandSat8 data from USGS server.</w:t>
      </w:r>
    </w:p>
    <w:p>
      <w:pPr>
        <w:pStyle w:val="Heading4"/>
        <w:numPr>
          <w:ilvl w:val="3"/>
          <w:numId w:val="1"/>
        </w:numPr>
        <w:rPr/>
      </w:pPr>
      <w:bookmarkStart w:id="361" w:name="_Toc417423506"/>
      <w:bookmarkEnd w:id="361"/>
      <w:r>
        <w:rPr/>
        <w:t>Data</w:t>
      </w:r>
    </w:p>
    <w:p>
      <w:pPr>
        <w:pStyle w:val="Normal"/>
        <w:rPr>
          <w:lang w:eastAsia="fr-FR"/>
        </w:rPr>
      </w:pPr>
      <w:r>
        <w:rPr>
          <w:lang w:val="en-US" w:eastAsia="fr-FR"/>
        </w:rPr>
        <w:t>Not Applicable here.</w:t>
      </w:r>
    </w:p>
    <w:p>
      <w:pPr>
        <w:pStyle w:val="Heading3"/>
        <w:numPr>
          <w:ilvl w:val="2"/>
          <w:numId w:val="1"/>
        </w:numPr>
        <w:rPr/>
      </w:pPr>
      <w:bookmarkStart w:id="362" w:name="_Ref417422659"/>
      <w:bookmarkStart w:id="363" w:name="_Ref417422737"/>
      <w:bookmarkStart w:id="364" w:name="_Toc417423507"/>
      <w:bookmarkEnd w:id="362"/>
      <w:bookmarkEnd w:id="363"/>
      <w:bookmarkEnd w:id="364"/>
      <w:r>
        <w:rPr/>
        <w:t>Compute Tile Lists From AOI Module</w:t>
      </w:r>
    </w:p>
    <w:p>
      <w:pPr>
        <w:pStyle w:val="Heading4"/>
        <w:numPr>
          <w:ilvl w:val="3"/>
          <w:numId w:val="1"/>
        </w:numPr>
        <w:rPr>
          <w:rFonts w:cs="Arial"/>
        </w:rPr>
      </w:pPr>
      <w:bookmarkStart w:id="365" w:name="_Toc417423508"/>
      <w:bookmarkEnd w:id="365"/>
      <w:r>
        <w:rPr>
          <w:rFonts w:cs="Arial"/>
        </w:rPr>
        <w:t>Type</w:t>
      </w:r>
    </w:p>
    <w:p>
      <w:pPr>
        <w:pStyle w:val="Western"/>
        <w:spacing w:before="0" w:after="240"/>
        <w:rPr/>
      </w:pPr>
      <w:r>
        <w:rPr/>
        <w:t xml:space="preserve">The compute tile list from user AOI is a module which provides to the system the first information about the number of S2 tiles or L8 tiles covered and their temporal distribution. This component can be also exposed to the user to allow him to evaluate the spatial temporal coverage of its request. </w:t>
      </w:r>
    </w:p>
    <w:p>
      <w:pPr>
        <w:pStyle w:val="Heading4"/>
        <w:numPr>
          <w:ilvl w:val="3"/>
          <w:numId w:val="1"/>
        </w:numPr>
        <w:rPr>
          <w:rFonts w:cs="Arial"/>
        </w:rPr>
      </w:pPr>
      <w:bookmarkStart w:id="366" w:name="_Toc417423509"/>
      <w:r>
        <w:rPr>
          <w:rFonts w:cs="Arial"/>
        </w:rPr>
        <w:t>Purpose</w:t>
      </w:r>
      <w:bookmarkEnd w:id="366"/>
      <w:r>
        <w:rPr>
          <w:rFonts w:cs="Arial"/>
        </w:rPr>
        <w:t xml:space="preserve"> </w:t>
      </w:r>
    </w:p>
    <w:p>
      <w:pPr>
        <w:pStyle w:val="Western"/>
        <w:spacing w:before="0" w:after="240"/>
        <w:rPr/>
      </w:pPr>
      <w:r>
        <w:rPr/>
        <w:t>This module converts the user AOI and monitoring period in term of L1C and L1T tile information: Tile ID, orbits, planned acquisition date.</w:t>
      </w:r>
    </w:p>
    <w:p>
      <w:pPr>
        <w:pStyle w:val="Heading4"/>
        <w:numPr>
          <w:ilvl w:val="3"/>
          <w:numId w:val="1"/>
        </w:numPr>
        <w:rPr>
          <w:rFonts w:cs="Arial"/>
        </w:rPr>
      </w:pPr>
      <w:bookmarkStart w:id="367" w:name="_Toc417423510"/>
      <w:bookmarkEnd w:id="367"/>
      <w:r>
        <w:rPr>
          <w:rFonts w:cs="Arial"/>
        </w:rPr>
        <w:t>Function</w:t>
      </w:r>
    </w:p>
    <w:p>
      <w:pPr>
        <w:pStyle w:val="Western"/>
        <w:spacing w:before="0" w:after="240"/>
        <w:rPr>
          <w:lang w:val="en-GB"/>
        </w:rPr>
      </w:pPr>
      <w:r>
        <w:rPr>
          <w:lang w:val="en-GB"/>
        </w:rPr>
        <w:t>This module is based on the following pseudo-code:</w:t>
      </w:r>
    </w:p>
    <w:p>
      <w:pPr>
        <w:pStyle w:val="Code"/>
        <w:rPr>
          <w:lang w:eastAsia="fr-FR"/>
        </w:rPr>
      </w:pPr>
      <w:r>
        <w:rPr>
          <w:lang w:eastAsia="fr-FR"/>
        </w:rPr>
        <w:t>For each S2 or L8 tiles which intersects the AOI</w:t>
      </w:r>
    </w:p>
    <w:p>
      <w:pPr>
        <w:pStyle w:val="Code"/>
        <w:ind w:firstLine="720"/>
        <w:rPr>
          <w:lang w:eastAsia="fr-FR"/>
        </w:rPr>
      </w:pPr>
      <w:r>
        <w:rPr>
          <w:lang w:eastAsia="fr-FR"/>
        </w:rPr>
        <w:t>Retrieve the related orbits (only one for L8 and several for S2)</w:t>
      </w:r>
    </w:p>
    <w:p>
      <w:pPr>
        <w:pStyle w:val="Code"/>
        <w:ind w:firstLine="720"/>
        <w:rPr>
          <w:lang w:eastAsia="fr-FR"/>
        </w:rPr>
      </w:pPr>
      <w:r>
        <w:rPr>
          <w:lang w:eastAsia="fr-FR"/>
        </w:rPr>
        <w:t>Save the tile_ID, its extent, the orbits number.</w:t>
      </w:r>
    </w:p>
    <w:p>
      <w:pPr>
        <w:pStyle w:val="Code"/>
        <w:ind w:left="720" w:hanging="0"/>
        <w:rPr>
          <w:lang w:eastAsia="fr-FR"/>
        </w:rPr>
      </w:pPr>
      <w:r>
        <w:rPr>
          <w:lang w:eastAsia="fr-FR"/>
        </w:rPr>
        <w:t>Based on the orbits days, the first acquisition date, the availability of S2B and the orbit cycle duration, compute the temporal distribution of the acquisition.</w:t>
      </w:r>
    </w:p>
    <w:p>
      <w:pPr>
        <w:pStyle w:val="Heading4"/>
        <w:numPr>
          <w:ilvl w:val="3"/>
          <w:numId w:val="1"/>
        </w:numPr>
        <w:rPr>
          <w:rFonts w:cs="Arial"/>
        </w:rPr>
      </w:pPr>
      <w:bookmarkStart w:id="368" w:name="_Toc417423511"/>
      <w:r>
        <w:rPr>
          <w:rFonts w:cs="Arial"/>
        </w:rPr>
        <w:t>Subordinates</w:t>
      </w:r>
      <w:bookmarkEnd w:id="368"/>
      <w:r>
        <w:rPr>
          <w:rFonts w:cs="Arial"/>
        </w:rPr>
        <w:t xml:space="preserve"> </w:t>
      </w:r>
    </w:p>
    <w:p>
      <w:pPr>
        <w:pStyle w:val="NormalWeb"/>
        <w:spacing w:before="0" w:afterAutospacing="0" w:after="198"/>
        <w:rPr>
          <w:lang w:val="en-GB"/>
        </w:rPr>
      </w:pPr>
      <w:r>
        <w:rPr>
          <w:lang w:val="en-GB"/>
        </w:rPr>
        <w:t xml:space="preserve">Due to the simplicity of the code and the fact that all the operations can be done easily in Python and with the OGR API, no subordinates are presented here. </w:t>
      </w:r>
    </w:p>
    <w:p>
      <w:pPr>
        <w:pStyle w:val="Heading4"/>
        <w:numPr>
          <w:ilvl w:val="3"/>
          <w:numId w:val="1"/>
        </w:numPr>
        <w:rPr>
          <w:rFonts w:cs="Arial"/>
        </w:rPr>
      </w:pPr>
      <w:bookmarkStart w:id="369" w:name="_Toc417423512"/>
      <w:r>
        <w:rPr>
          <w:rFonts w:cs="Arial"/>
        </w:rPr>
        <w:t>Dependencies</w:t>
      </w:r>
      <w:bookmarkEnd w:id="369"/>
      <w:r>
        <w:rPr>
          <w:rFonts w:cs="Arial"/>
        </w:rPr>
        <w:t xml:space="preserve"> </w:t>
      </w:r>
    </w:p>
    <w:p>
      <w:pPr>
        <w:pStyle w:val="Western"/>
        <w:rPr>
          <w:lang w:val="en-GB"/>
        </w:rPr>
      </w:pPr>
      <w:r>
        <w:rPr>
          <w:lang w:val="en-GB"/>
        </w:rPr>
        <w:t>The dependence of this module is the following:</w:t>
      </w:r>
    </w:p>
    <w:p>
      <w:pPr>
        <w:pStyle w:val="NormalWeb"/>
        <w:numPr>
          <w:ilvl w:val="0"/>
          <w:numId w:val="64"/>
        </w:numPr>
        <w:spacing w:before="0" w:afterAutospacing="0" w:after="198"/>
        <w:rPr>
          <w:lang w:val="en-GB"/>
        </w:rPr>
      </w:pPr>
      <w:r>
        <w:rPr>
          <w:lang w:val="en-GB"/>
        </w:rPr>
        <w:t xml:space="preserve">Common library/package to provide capabilities to read and write a vector data file. </w:t>
      </w:r>
    </w:p>
    <w:p>
      <w:pPr>
        <w:pStyle w:val="Western"/>
        <w:rPr>
          <w:lang w:val="en-GB"/>
        </w:rPr>
      </w:pPr>
      <w:r>
        <w:rPr>
          <w:lang w:val="en-GB"/>
        </w:rPr>
        <w:t>This component should be initialized at the beginning of the module.</w:t>
      </w:r>
    </w:p>
    <w:p>
      <w:pPr>
        <w:pStyle w:val="Heading4"/>
        <w:numPr>
          <w:ilvl w:val="3"/>
          <w:numId w:val="1"/>
        </w:numPr>
        <w:rPr>
          <w:rFonts w:cs="Arial"/>
        </w:rPr>
      </w:pPr>
      <w:bookmarkStart w:id="370" w:name="_Toc417423513"/>
      <w:bookmarkStart w:id="371" w:name="_Toc417408197"/>
      <w:bookmarkStart w:id="372" w:name="_Toc417422000"/>
      <w:bookmarkEnd w:id="370"/>
      <w:bookmarkEnd w:id="371"/>
      <w:bookmarkEnd w:id="372"/>
      <w:r>
        <w:rPr>
          <w:rFonts w:cs="Arial"/>
        </w:rPr>
        <w:t>Interfaces</w:t>
      </w:r>
    </w:p>
    <w:p>
      <w:pPr>
        <w:pStyle w:val="Western"/>
        <w:rPr>
          <w:lang w:val="en-GB"/>
        </w:rPr>
      </w:pPr>
      <w:r>
        <w:rPr>
          <w:lang w:val="en-GB"/>
        </w:rPr>
        <w:t>The main interfaces in term of data flow of its module are:</w:t>
      </w:r>
    </w:p>
    <w:p>
      <w:pPr>
        <w:pStyle w:val="NormalWeb"/>
        <w:numPr>
          <w:ilvl w:val="0"/>
          <w:numId w:val="65"/>
        </w:numPr>
        <w:spacing w:before="0" w:afterAutospacing="0" w:after="198"/>
        <w:rPr>
          <w:lang w:val="en-GB"/>
        </w:rPr>
      </w:pPr>
      <w:r>
        <w:rPr>
          <w:lang w:val="en-GB"/>
        </w:rPr>
        <w:t>As input :</w:t>
      </w:r>
    </w:p>
    <w:p>
      <w:pPr>
        <w:pStyle w:val="NormalWeb"/>
        <w:numPr>
          <w:ilvl w:val="1"/>
          <w:numId w:val="65"/>
        </w:numPr>
        <w:spacing w:before="0" w:afterAutospacing="0" w:after="198"/>
        <w:rPr>
          <w:lang w:val="en-GB"/>
        </w:rPr>
      </w:pPr>
      <w:r>
        <w:rPr>
          <w:lang w:val="en-GB"/>
        </w:rPr>
        <w:t>A vector data file containing all world s2 tiles extent</w:t>
      </w:r>
    </w:p>
    <w:p>
      <w:pPr>
        <w:pStyle w:val="NormalWeb"/>
        <w:numPr>
          <w:ilvl w:val="1"/>
          <w:numId w:val="65"/>
        </w:numPr>
        <w:spacing w:before="0" w:afterAutospacing="0" w:after="198"/>
        <w:rPr>
          <w:lang w:val="en-GB"/>
        </w:rPr>
      </w:pPr>
      <w:r>
        <w:rPr>
          <w:lang w:val="en-GB"/>
        </w:rPr>
        <w:t>A file including all S2 orbits</w:t>
      </w:r>
    </w:p>
    <w:p>
      <w:pPr>
        <w:pStyle w:val="NormalWeb"/>
        <w:numPr>
          <w:ilvl w:val="1"/>
          <w:numId w:val="65"/>
        </w:numPr>
        <w:spacing w:before="0" w:afterAutospacing="0" w:after="198"/>
        <w:rPr>
          <w:lang w:val="en-GB"/>
        </w:rPr>
      </w:pPr>
      <w:r>
        <w:rPr>
          <w:lang w:val="en-GB"/>
        </w:rPr>
        <w:t>A vector data file containing all world L8 tiles extent and their orbits</w:t>
      </w:r>
    </w:p>
    <w:p>
      <w:pPr>
        <w:pStyle w:val="NormalWeb"/>
        <w:numPr>
          <w:ilvl w:val="0"/>
          <w:numId w:val="65"/>
        </w:numPr>
        <w:spacing w:before="0" w:afterAutospacing="0" w:after="198"/>
        <w:rPr>
          <w:lang w:val="en-GB"/>
        </w:rPr>
      </w:pPr>
      <w:r>
        <w:rPr>
          <w:lang w:val="en-GB"/>
        </w:rPr>
        <w:t>As output :</w:t>
      </w:r>
    </w:p>
    <w:p>
      <w:pPr>
        <w:pStyle w:val="NormalWeb"/>
        <w:numPr>
          <w:ilvl w:val="1"/>
          <w:numId w:val="65"/>
        </w:numPr>
        <w:spacing w:before="0" w:afterAutospacing="0" w:after="198"/>
        <w:rPr>
          <w:lang w:val="en-GB"/>
        </w:rPr>
      </w:pPr>
      <w:r>
        <w:rPr>
          <w:lang w:val="en-GB"/>
        </w:rPr>
        <w:t>A vector data file containing all tiles extent concerned by the user AOI and monitoring period</w:t>
      </w:r>
    </w:p>
    <w:p>
      <w:pPr>
        <w:pStyle w:val="NormalWeb"/>
        <w:numPr>
          <w:ilvl w:val="1"/>
          <w:numId w:val="65"/>
        </w:numPr>
        <w:spacing w:before="0" w:afterAutospacing="0" w:after="198"/>
        <w:rPr>
          <w:lang w:val="en-GB"/>
        </w:rPr>
      </w:pPr>
      <w:r>
        <w:rPr>
          <w:lang w:val="en-GB"/>
        </w:rPr>
        <w:t>A XML file predicting next date each tile will be covered</w:t>
      </w:r>
    </w:p>
    <w:p>
      <w:pPr>
        <w:pStyle w:val="NormalWeb"/>
        <w:numPr>
          <w:ilvl w:val="0"/>
          <w:numId w:val="65"/>
        </w:numPr>
        <w:spacing w:before="0" w:afterAutospacing="0" w:after="198"/>
        <w:rPr>
          <w:lang w:val="en-GB"/>
        </w:rPr>
      </w:pPr>
      <w:r>
        <w:rPr>
          <w:lang w:val="en-GB"/>
        </w:rPr>
        <w:t>As auxiliary data</w:t>
      </w:r>
    </w:p>
    <w:p>
      <w:pPr>
        <w:pStyle w:val="NormalWeb"/>
        <w:numPr>
          <w:ilvl w:val="1"/>
          <w:numId w:val="65"/>
        </w:numPr>
        <w:spacing w:before="0" w:afterAutospacing="0" w:after="198"/>
        <w:rPr>
          <w:lang w:val="en-GB"/>
        </w:rPr>
      </w:pPr>
      <w:r>
        <w:rPr>
          <w:lang w:val="en-GB"/>
        </w:rPr>
        <w:t>Not applicable here</w:t>
      </w:r>
    </w:p>
    <w:p>
      <w:pPr>
        <w:pStyle w:val="NormalWeb"/>
        <w:numPr>
          <w:ilvl w:val="0"/>
          <w:numId w:val="65"/>
        </w:numPr>
        <w:spacing w:before="0" w:afterAutospacing="0" w:after="198"/>
        <w:rPr>
          <w:lang w:val="en-GB"/>
        </w:rPr>
      </w:pPr>
      <w:r>
        <w:rPr>
          <w:lang w:val="en-GB"/>
        </w:rPr>
        <w:t>As processing parameters</w:t>
      </w:r>
    </w:p>
    <w:p>
      <w:pPr>
        <w:pStyle w:val="NormalWeb"/>
        <w:numPr>
          <w:ilvl w:val="1"/>
          <w:numId w:val="65"/>
        </w:numPr>
        <w:spacing w:before="0" w:afterAutospacing="0" w:after="198"/>
        <w:rPr>
          <w:lang w:val="en-GB"/>
        </w:rPr>
      </w:pPr>
      <w:r>
        <w:rPr>
          <w:lang w:val="en-GB"/>
        </w:rPr>
        <w:t>in case of Sentinel2, S2B availability</w:t>
      </w:r>
    </w:p>
    <w:p>
      <w:pPr>
        <w:pStyle w:val="Heading4"/>
        <w:numPr>
          <w:ilvl w:val="3"/>
          <w:numId w:val="1"/>
        </w:numPr>
        <w:rPr>
          <w:rFonts w:cs="Arial"/>
        </w:rPr>
      </w:pPr>
      <w:bookmarkStart w:id="373" w:name="_Toc417423514"/>
      <w:bookmarkEnd w:id="373"/>
      <w:r>
        <w:rPr>
          <w:rFonts w:cs="Arial"/>
        </w:rPr>
        <w:t>Resources</w:t>
      </w:r>
    </w:p>
    <w:p>
      <w:pPr>
        <w:pStyle w:val="Western"/>
        <w:rPr/>
      </w:pPr>
      <w:r>
        <w:rPr/>
        <w:t xml:space="preserve">Not Applicable </w:t>
      </w:r>
    </w:p>
    <w:p>
      <w:pPr>
        <w:pStyle w:val="Heading4"/>
        <w:numPr>
          <w:ilvl w:val="3"/>
          <w:numId w:val="1"/>
        </w:numPr>
        <w:rPr>
          <w:rFonts w:cs="Arial"/>
        </w:rPr>
      </w:pPr>
      <w:bookmarkStart w:id="374" w:name="_Toc417423515"/>
      <w:bookmarkEnd w:id="374"/>
      <w:r>
        <w:rPr>
          <w:rFonts w:cs="Arial"/>
        </w:rPr>
        <w:t>References</w:t>
      </w:r>
    </w:p>
    <w:p>
      <w:pPr>
        <w:pStyle w:val="Normal"/>
        <w:rPr/>
      </w:pPr>
      <w:r>
        <w:rPr/>
        <w:t>The module is strongly related to the Sentinel-2 User guide [</w:t>
      </w:r>
      <w:r>
        <w:rPr/>
        <w:fldChar w:fldCharType="begin"/>
      </w:r>
      <w:r>
        <w:instrText> REF _Ref417404503 \r \h </w:instrText>
      </w:r>
      <w:r>
        <w:fldChar w:fldCharType="separate"/>
      </w:r>
      <w:r>
        <w:t>RD.6</w:t>
      </w:r>
      <w:r>
        <w:fldChar w:fldCharType="end"/>
      </w:r>
      <w:r>
        <w:rPr/>
        <w:t>] and the LandSat8 one [</w:t>
      </w:r>
      <w:r>
        <w:rPr/>
        <w:fldChar w:fldCharType="begin"/>
      </w:r>
      <w:r>
        <w:instrText> REF _Ref417404510 \r \h </w:instrText>
      </w:r>
      <w:r>
        <w:fldChar w:fldCharType="separate"/>
      </w:r>
      <w:r>
        <w:t>RD.7</w:t>
      </w:r>
      <w:r>
        <w:fldChar w:fldCharType="end"/>
      </w:r>
      <w:r>
        <w:rPr/>
        <w:t xml:space="preserve">]. </w:t>
      </w:r>
    </w:p>
    <w:p>
      <w:pPr>
        <w:pStyle w:val="Heading4"/>
        <w:numPr>
          <w:ilvl w:val="3"/>
          <w:numId w:val="1"/>
        </w:numPr>
        <w:rPr>
          <w:rFonts w:cs="Arial"/>
        </w:rPr>
      </w:pPr>
      <w:bookmarkStart w:id="375" w:name="_Toc417423516"/>
      <w:bookmarkEnd w:id="375"/>
      <w:r>
        <w:rPr>
          <w:rFonts w:cs="Arial"/>
        </w:rPr>
        <w:t>Data</w:t>
      </w:r>
    </w:p>
    <w:p>
      <w:pPr>
        <w:pStyle w:val="NormalWeb"/>
        <w:spacing w:before="0" w:afterAutospacing="0" w:after="198"/>
        <w:rPr/>
      </w:pPr>
      <w:r>
        <w:rPr>
          <w:lang w:val="en-GB"/>
        </w:rPr>
        <w:t>Not applicable here</w:t>
      </w:r>
    </w:p>
    <w:p>
      <w:pPr>
        <w:pStyle w:val="Heading3"/>
        <w:numPr>
          <w:ilvl w:val="2"/>
          <w:numId w:val="1"/>
        </w:numPr>
        <w:rPr/>
      </w:pPr>
      <w:bookmarkStart w:id="376" w:name="_Ref417422664"/>
      <w:bookmarkStart w:id="377" w:name="_Ref417422756"/>
      <w:bookmarkStart w:id="378" w:name="_Toc417423517"/>
      <w:bookmarkEnd w:id="376"/>
      <w:bookmarkEnd w:id="377"/>
      <w:bookmarkEnd w:id="378"/>
      <w:r>
        <w:rPr/>
        <w:t>DEM&amp;WB Processing Module</w:t>
      </w:r>
    </w:p>
    <w:p>
      <w:pPr>
        <w:pStyle w:val="Heading4"/>
        <w:numPr>
          <w:ilvl w:val="3"/>
          <w:numId w:val="1"/>
        </w:numPr>
        <w:rPr/>
      </w:pPr>
      <w:bookmarkStart w:id="379" w:name="_Toc417423518"/>
      <w:bookmarkEnd w:id="379"/>
      <w:r>
        <w:rPr/>
        <w:t>Type</w:t>
      </w:r>
    </w:p>
    <w:p>
      <w:pPr>
        <w:pStyle w:val="Normal"/>
        <w:rPr>
          <w:lang w:val="en-US" w:eastAsia="fr-FR"/>
        </w:rPr>
      </w:pPr>
      <w:r>
        <w:rPr>
          <w:lang w:val="en-US" w:eastAsia="fr-FR"/>
        </w:rPr>
        <w:t>The DEM and Water Bodies is a module which represents a pre-processing step of the L2A processor. This module is a collection of executable or internal functions.</w:t>
      </w:r>
    </w:p>
    <w:p>
      <w:pPr>
        <w:pStyle w:val="Heading4"/>
        <w:numPr>
          <w:ilvl w:val="3"/>
          <w:numId w:val="1"/>
        </w:numPr>
        <w:rPr/>
      </w:pPr>
      <w:bookmarkStart w:id="380" w:name="_Toc417423519"/>
      <w:r>
        <w:rPr/>
        <w:t>Purpose</w:t>
      </w:r>
      <w:bookmarkEnd w:id="380"/>
      <w:r>
        <w:rPr/>
        <w:t xml:space="preserve"> </w:t>
      </w:r>
    </w:p>
    <w:p>
      <w:pPr>
        <w:pStyle w:val="Normal"/>
        <w:rPr>
          <w:lang w:val="en-US" w:eastAsia="fr-FR"/>
        </w:rPr>
      </w:pPr>
      <w:r>
        <w:rPr>
          <w:lang w:val="en-US" w:eastAsia="fr-FR"/>
        </w:rPr>
        <w:t>DEM and Water Bodies module allows to get a DEM product at level L2. This DEM L2 product contains:</w:t>
      </w:r>
    </w:p>
    <w:p>
      <w:pPr>
        <w:pStyle w:val="ListParagraph"/>
        <w:numPr>
          <w:ilvl w:val="0"/>
          <w:numId w:val="69"/>
        </w:numPr>
        <w:rPr/>
      </w:pPr>
      <w:r>
        <w:rPr/>
        <w:t xml:space="preserve">a DEM at the given r1 resolution, </w:t>
      </w:r>
    </w:p>
    <w:p>
      <w:pPr>
        <w:pStyle w:val="ListParagraph"/>
        <w:numPr>
          <w:ilvl w:val="0"/>
          <w:numId w:val="69"/>
        </w:numPr>
        <w:rPr/>
      </w:pPr>
      <w:r>
        <w:rPr/>
        <w:t xml:space="preserve">a DEM at the given coarse resolution </w:t>
      </w:r>
    </w:p>
    <w:p>
      <w:pPr>
        <w:pStyle w:val="ListParagraph"/>
        <w:numPr>
          <w:ilvl w:val="0"/>
          <w:numId w:val="69"/>
        </w:numPr>
        <w:rPr/>
      </w:pPr>
      <w:r>
        <w:rPr/>
        <w:t>a DEM at resolution r2 for Sentinel 2 products</w:t>
      </w:r>
    </w:p>
    <w:p>
      <w:pPr>
        <w:pStyle w:val="ListParagraph"/>
        <w:numPr>
          <w:ilvl w:val="0"/>
          <w:numId w:val="69"/>
        </w:numPr>
        <w:rPr/>
      </w:pPr>
      <w:r>
        <w:rPr/>
        <w:t>slope at r1 resolution (and r2 for Sentinel 2 products)</w:t>
      </w:r>
    </w:p>
    <w:p>
      <w:pPr>
        <w:pStyle w:val="ListParagraph"/>
        <w:numPr>
          <w:ilvl w:val="0"/>
          <w:numId w:val="69"/>
        </w:numPr>
        <w:rPr/>
      </w:pPr>
      <w:r>
        <w:rPr/>
        <w:t>aspect at r1 resolution (and r2 for Sentinel 2 products)</w:t>
      </w:r>
    </w:p>
    <w:p>
      <w:pPr>
        <w:pStyle w:val="ListParagraph"/>
        <w:numPr>
          <w:ilvl w:val="0"/>
          <w:numId w:val="69"/>
        </w:numPr>
        <w:rPr/>
      </w:pPr>
      <w:r>
        <w:rPr/>
        <w:t xml:space="preserve">water mask at coarse resolution </w:t>
      </w:r>
    </w:p>
    <w:p>
      <w:pPr>
        <w:pStyle w:val="Normal"/>
        <w:rPr>
          <w:lang w:eastAsia="fr-FR"/>
        </w:rPr>
      </w:pPr>
      <w:r>
        <w:rPr>
          <w:lang w:eastAsia="fr-FR"/>
        </w:rPr>
        <w:t xml:space="preserve">The DEM module consists in building a DEM to cover the given extent, computing aspect and slope, and save all these files at different resolutions. The water bodies module crop the given water body and save it at the given resolution. </w:t>
      </w:r>
    </w:p>
    <w:p>
      <w:pPr>
        <w:pStyle w:val="Heading4"/>
        <w:numPr>
          <w:ilvl w:val="3"/>
          <w:numId w:val="1"/>
        </w:numPr>
        <w:rPr/>
      </w:pPr>
      <w:bookmarkStart w:id="381" w:name="_Toc417423520"/>
      <w:bookmarkEnd w:id="381"/>
      <w:r>
        <w:rPr/>
        <w:t>Function</w:t>
      </w:r>
    </w:p>
    <w:p>
      <w:pPr>
        <w:pStyle w:val="Normal"/>
        <w:rPr/>
      </w:pPr>
      <w:r>
        <w:rPr/>
        <w:t xml:space="preserve">This module is composed by three sub modules as shown in </w:t>
      </w:r>
      <w:r>
        <w:rPr/>
        <w:fldChar w:fldCharType="begin"/>
      </w:r>
      <w:r>
        <w:instrText> REF _Ref417320400 \h </w:instrText>
      </w:r>
      <w:r>
        <w:fldChar w:fldCharType="separate"/>
      </w:r>
      <w:r>
        <w:t>Figure  4 -14</w:t>
      </w:r>
      <w:r>
        <w:fldChar w:fldCharType="end"/>
      </w:r>
      <w:r>
        <w:rPr/>
        <w:t xml:space="preserve">. </w:t>
      </w:r>
    </w:p>
    <w:p>
      <w:pPr>
        <w:pStyle w:val="Normal"/>
        <w:jc w:val="center"/>
        <w:rPr/>
      </w:pPr>
      <w:r>
        <w:rPr/>
        <w:drawing>
          <wp:inline distT="0" distB="0" distL="0" distR="0">
            <wp:extent cx="4546600" cy="1238885"/>
            <wp:effectExtent l="0" t="0" r="0" b="0"/>
            <wp:docPr id="17"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2" descr=""/>
                    <pic:cNvPicPr>
                      <a:picLocks noChangeAspect="1" noChangeArrowheads="1"/>
                    </pic:cNvPicPr>
                  </pic:nvPicPr>
                  <pic:blipFill>
                    <a:blip r:embed="rId25"/>
                    <a:stretch>
                      <a:fillRect/>
                    </a:stretch>
                  </pic:blipFill>
                  <pic:spPr bwMode="auto">
                    <a:xfrm>
                      <a:off x="0" y="0"/>
                      <a:ext cx="4546600" cy="1238885"/>
                    </a:xfrm>
                    <a:prstGeom prst="rect">
                      <a:avLst/>
                    </a:prstGeom>
                    <a:noFill/>
                    <a:ln w="9525">
                      <a:noFill/>
                      <a:miter lim="800000"/>
                      <a:headEnd/>
                      <a:tailEnd/>
                    </a:ln>
                  </pic:spPr>
                </pic:pic>
              </a:graphicData>
            </a:graphic>
          </wp:inline>
        </w:drawing>
      </w:r>
    </w:p>
    <w:p>
      <w:pPr>
        <w:pStyle w:val="Caption1"/>
        <w:rPr/>
      </w:pPr>
      <w:bookmarkStart w:id="382" w:name="_Toc417422271"/>
      <w:bookmarkStart w:id="383" w:name="_Ref417320400"/>
      <w:r>
        <w:rPr>
          <w:lang w:val="en-GB"/>
        </w:rPr>
        <w:t xml:space="preserve">Figure </w:t>
      </w:r>
      <w:r>
        <w:fldChar w:fldCharType="begin"/>
      </w:r>
      <w:r>
        <w:instrText>STYLEREF 1 \s</w:instrText>
      </w:r>
      <w:r>
        <w:fldChar w:fldCharType="separate"/>
      </w:r>
      <w:bookmarkStart w:id="384" w:name="__Fieldmark__7254_51071921"/>
      <w:r>
        <w:rPr>
          <w:lang w:val="en-GB"/>
        </w:rPr>
        <w:t>4</w:t>
      </w:r>
      <w:bookmarkStart w:id="385" w:name="__Fieldmark__7492_714155160"/>
      <w:r>
        <w:rPr>
          <w:lang w:val="en-GB"/>
        </w:rPr>
      </w:r>
      <w:r>
        <w:fldChar w:fldCharType="end"/>
      </w:r>
      <w:bookmarkEnd w:id="384"/>
      <w:bookmarkEnd w:id="385"/>
      <w:r>
        <w:rPr>
          <w:lang w:val="en-GB"/>
        </w:rPr>
        <w:noBreakHyphen/>
      </w:r>
      <w:r>
        <w:rPr>
          <w:lang w:val="en-GB"/>
        </w:rPr>
        <w:fldChar w:fldCharType="begin"/>
      </w:r>
      <w:r>
        <w:instrText> SEQ Figure \* ARABIC </w:instrText>
      </w:r>
      <w:r>
        <w:fldChar w:fldCharType="separate"/>
      </w:r>
      <w:r>
        <w:t>14</w:t>
      </w:r>
      <w:r>
        <w:fldChar w:fldCharType="end"/>
      </w:r>
      <w:bookmarkEnd w:id="382"/>
      <w:bookmarkEnd w:id="383"/>
      <w:r>
        <w:rPr>
          <w:lang w:val="en-GB"/>
        </w:rPr>
        <w:t> : DEM &amp; WB Module Functional Diagram</w:t>
      </w:r>
    </w:p>
    <w:p>
      <w:pPr>
        <w:pStyle w:val="Heading4"/>
        <w:numPr>
          <w:ilvl w:val="3"/>
          <w:numId w:val="1"/>
        </w:numPr>
        <w:rPr/>
      </w:pPr>
      <w:bookmarkStart w:id="386" w:name="_Toc417423521"/>
      <w:r>
        <w:rPr/>
        <w:t>Subordinates</w:t>
      </w:r>
      <w:bookmarkEnd w:id="386"/>
      <w:r>
        <w:rPr/>
        <w:t xml:space="preserve"> </w:t>
      </w:r>
    </w:p>
    <w:p>
      <w:pPr>
        <w:pStyle w:val="Normal"/>
        <w:rPr/>
      </w:pPr>
      <w:r>
        <w:rPr>
          <w:lang w:eastAsia="fr-FR"/>
        </w:rPr>
        <w:t xml:space="preserve">Based on </w:t>
      </w:r>
      <w:r>
        <w:rPr>
          <w:lang w:eastAsia="fr-FR"/>
        </w:rPr>
        <w:fldChar w:fldCharType="begin"/>
      </w:r>
      <w:r>
        <w:instrText> REF _Ref417320400 \h </w:instrText>
      </w:r>
      <w:r>
        <w:fldChar w:fldCharType="separate"/>
      </w:r>
      <w:r>
        <w:t>Figure  4 -14</w:t>
      </w:r>
      <w:r>
        <w:fldChar w:fldCharType="end"/>
      </w:r>
      <w:r>
        <w:rPr>
          <w:lang w:eastAsia="fr-FR"/>
        </w:rPr>
        <w:t>, the list of sub-components is the following:</w:t>
      </w:r>
    </w:p>
    <w:p>
      <w:pPr>
        <w:pStyle w:val="ListParagraph"/>
        <w:numPr>
          <w:ilvl w:val="0"/>
          <w:numId w:val="69"/>
        </w:numPr>
        <w:rPr/>
      </w:pPr>
      <w:r>
        <w:rPr/>
        <w:t>Compute L2 DEM: this sub-component is below</w:t>
      </w:r>
    </w:p>
    <w:p>
      <w:pPr>
        <w:pStyle w:val="ListParagraph"/>
        <w:numPr>
          <w:ilvl w:val="0"/>
          <w:numId w:val="69"/>
        </w:numPr>
        <w:rPr/>
      </w:pPr>
      <w:r>
        <w:rPr/>
        <w:t>Compute L2 water body: this sub-component is below</w:t>
      </w:r>
    </w:p>
    <w:p>
      <w:pPr>
        <w:pStyle w:val="ListParagraph"/>
        <w:numPr>
          <w:ilvl w:val="0"/>
          <w:numId w:val="69"/>
        </w:numPr>
        <w:rPr/>
      </w:pPr>
      <w:r>
        <w:rPr/>
        <w:t>Format: create a hdr file which describes the DEM product and produce an archive</w:t>
      </w:r>
    </w:p>
    <w:p>
      <w:pPr>
        <w:pStyle w:val="Heading5"/>
        <w:numPr>
          <w:ilvl w:val="4"/>
          <w:numId w:val="1"/>
        </w:numPr>
        <w:rPr>
          <w:lang w:eastAsia="fr-FR"/>
        </w:rPr>
      </w:pPr>
      <w:r>
        <w:rPr>
          <w:lang w:eastAsia="fr-FR"/>
        </w:rPr>
        <w:t>Compute L2 DEM</w:t>
      </w:r>
    </w:p>
    <w:p>
      <w:pPr>
        <w:pStyle w:val="Normal"/>
        <w:rPr/>
      </w:pPr>
      <w:r>
        <w:rPr>
          <w:lang w:eastAsia="fr-FR"/>
        </w:rPr>
        <w:t xml:space="preserve">This component is divided in two main steps: the DEM computing at r1, r2 and coarse resolution, and the generation of the aspect and the slope at r1 and r2 resolution. </w:t>
      </w:r>
      <w:r>
        <w:rPr>
          <w:lang w:eastAsia="fr-FR"/>
        </w:rPr>
        <w:fldChar w:fldCharType="begin"/>
      </w:r>
      <w:r>
        <w:instrText> REF _Ref417318410 \h </w:instrText>
      </w:r>
      <w:r>
        <w:fldChar w:fldCharType="separate"/>
      </w:r>
      <w:r>
        <w:t>Figure  4 -15</w:t>
      </w:r>
      <w:r>
        <w:fldChar w:fldCharType="end"/>
      </w:r>
      <w:r>
        <w:rPr>
          <w:lang w:eastAsia="fr-FR"/>
        </w:rPr>
        <w:t xml:space="preserve"> presents the diagram to get DEM, for the right resolutions.</w:t>
      </w:r>
    </w:p>
    <w:p>
      <w:pPr>
        <w:pStyle w:val="Normal"/>
        <w:rPr>
          <w:b/>
          <w:b/>
          <w:bCs/>
          <w:lang w:eastAsia="fr-FR"/>
        </w:rPr>
      </w:pPr>
      <w:r>
        <w:rPr/>
        <w:drawing>
          <wp:inline distT="0" distB="0" distL="0" distR="0">
            <wp:extent cx="6120765" cy="2499360"/>
            <wp:effectExtent l="0" t="0" r="0" b="0"/>
            <wp:docPr id="18"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4" descr=""/>
                    <pic:cNvPicPr>
                      <a:picLocks noChangeAspect="1" noChangeArrowheads="1"/>
                    </pic:cNvPicPr>
                  </pic:nvPicPr>
                  <pic:blipFill>
                    <a:blip r:embed="rId26"/>
                    <a:stretch>
                      <a:fillRect/>
                    </a:stretch>
                  </pic:blipFill>
                  <pic:spPr bwMode="auto">
                    <a:xfrm>
                      <a:off x="0" y="0"/>
                      <a:ext cx="6120765" cy="2499360"/>
                    </a:xfrm>
                    <a:prstGeom prst="rect">
                      <a:avLst/>
                    </a:prstGeom>
                    <a:noFill/>
                    <a:ln w="9525">
                      <a:noFill/>
                      <a:miter lim="800000"/>
                      <a:headEnd/>
                      <a:tailEnd/>
                    </a:ln>
                  </pic:spPr>
                </pic:pic>
              </a:graphicData>
            </a:graphic>
          </wp:inline>
        </w:drawing>
      </w:r>
    </w:p>
    <w:p>
      <w:pPr>
        <w:pStyle w:val="Caption1"/>
        <w:rPr/>
      </w:pPr>
      <w:bookmarkStart w:id="387" w:name="_Toc417422272"/>
      <w:bookmarkStart w:id="388" w:name="_Ref417318410"/>
      <w:r>
        <w:rPr>
          <w:lang w:val="en-US"/>
        </w:rPr>
        <w:t xml:space="preserve">Figure </w:t>
      </w:r>
      <w:r>
        <w:fldChar w:fldCharType="begin"/>
      </w:r>
      <w:r>
        <w:instrText>STYLEREF 1 \s</w:instrText>
      </w:r>
      <w:r>
        <w:fldChar w:fldCharType="separate"/>
      </w:r>
      <w:bookmarkStart w:id="389" w:name="__Fieldmark__7289_51071921"/>
      <w:r>
        <w:rPr>
          <w:lang w:val="en-US"/>
        </w:rPr>
        <w:t>4</w:t>
      </w:r>
      <w:bookmarkStart w:id="390" w:name="__Fieldmark__7528_714155160"/>
      <w:r>
        <w:rPr>
          <w:lang w:val="en-US"/>
        </w:rPr>
      </w:r>
      <w:r>
        <w:fldChar w:fldCharType="end"/>
      </w:r>
      <w:bookmarkEnd w:id="389"/>
      <w:bookmarkEnd w:id="390"/>
      <w:r>
        <w:rPr>
          <w:lang w:val="en-US"/>
        </w:rPr>
        <w:noBreakHyphen/>
      </w:r>
      <w:r>
        <w:rPr>
          <w:lang w:val="en-US"/>
        </w:rPr>
        <w:fldChar w:fldCharType="begin"/>
      </w:r>
      <w:r>
        <w:instrText> SEQ Figure \* ARABIC </w:instrText>
      </w:r>
      <w:r>
        <w:fldChar w:fldCharType="separate"/>
      </w:r>
      <w:r>
        <w:t>15</w:t>
      </w:r>
      <w:r>
        <w:fldChar w:fldCharType="end"/>
      </w:r>
      <w:bookmarkEnd w:id="387"/>
      <w:bookmarkEnd w:id="388"/>
      <w:r>
        <w:rPr>
          <w:lang w:val="en-US"/>
        </w:rPr>
        <w:t> : DEM L2 Computation</w:t>
      </w:r>
    </w:p>
    <w:p>
      <w:pPr>
        <w:pStyle w:val="Heading6"/>
        <w:numPr>
          <w:ilvl w:val="5"/>
          <w:numId w:val="1"/>
        </w:numPr>
        <w:rPr/>
      </w:pPr>
      <w:r>
        <w:rPr/>
        <w:t xml:space="preserve">Create VRT </w:t>
      </w:r>
    </w:p>
    <w:p>
      <w:pPr>
        <w:pStyle w:val="Normal"/>
        <w:rPr>
          <w:lang w:eastAsia="fr-FR"/>
        </w:rPr>
      </w:pPr>
      <w:r>
        <w:rPr>
          <w:lang w:eastAsia="fr-FR"/>
        </w:rPr>
        <w:t xml:space="preserve">This sub-component uses the </w:t>
      </w:r>
      <w:r>
        <w:rPr>
          <w:i/>
          <w:lang w:eastAsia="fr-FR"/>
        </w:rPr>
        <w:t>gdalbuildvrt</w:t>
      </w:r>
      <w:r>
        <w:rPr>
          <w:lang w:eastAsia="fr-FR"/>
        </w:rPr>
        <w:t xml:space="preserve"> command with the following syntax to merge the dem tiles in one vrt file:</w:t>
      </w:r>
    </w:p>
    <w:p>
      <w:pPr>
        <w:pStyle w:val="Normal"/>
        <w:rPr/>
      </w:pPr>
      <w:r>
        <w:rPr>
          <w:lang w:eastAsia="fr-FR"/>
        </w:rPr>
        <w:t>More information about the command can be found in [</w:t>
      </w:r>
      <w:r>
        <w:rPr>
          <w:lang w:eastAsia="fr-FR"/>
        </w:rPr>
        <w:fldChar w:fldCharType="begin"/>
      </w:r>
      <w:r>
        <w:instrText> REF _Ref417405404 \r \h </w:instrText>
      </w:r>
      <w:r>
        <w:fldChar w:fldCharType="separate"/>
      </w:r>
      <w:r>
        <w:t>RD.11</w:t>
      </w:r>
      <w:r>
        <w:fldChar w:fldCharType="end"/>
      </w:r>
      <w:r>
        <w:rPr>
          <w:lang w:eastAsia="fr-FR"/>
        </w:rPr>
        <w:t>].</w:t>
      </w:r>
    </w:p>
    <w:p>
      <w:pPr>
        <w:pStyle w:val="Code"/>
        <w:rPr>
          <w:lang w:eastAsia="fr-FR"/>
        </w:rPr>
      </w:pPr>
      <w:r>
        <w:rPr>
          <w:lang w:eastAsia="fr-FR"/>
        </w:rPr>
        <w:t xml:space="preserve">gdalbuildvrt &lt;outputFile.vrt&gt; &lt;input_dem_1&gt; &lt;input_dem_2&gt;...&lt;input_dem_n&gt; </w:t>
      </w:r>
    </w:p>
    <w:p>
      <w:pPr>
        <w:pStyle w:val="Heading6"/>
        <w:numPr>
          <w:ilvl w:val="5"/>
          <w:numId w:val="1"/>
        </w:numPr>
        <w:rPr/>
      </w:pPr>
      <w:r>
        <w:rPr/>
        <w:t>Reproject and Crop</w:t>
      </w:r>
    </w:p>
    <w:p>
      <w:pPr>
        <w:pStyle w:val="Normal"/>
        <w:rPr>
          <w:lang w:eastAsia="fr-FR"/>
        </w:rPr>
      </w:pPr>
      <w:r>
        <w:rPr>
          <w:lang w:eastAsia="fr-FR"/>
        </w:rPr>
        <w:t>This step requires the OTB application OrthoRectification. From the extent and the resolution, extract the size of the output image.</w:t>
      </w:r>
    </w:p>
    <w:p>
      <w:pPr>
        <w:pStyle w:val="Code"/>
        <w:rPr>
          <w:lang w:eastAsia="fr-FR"/>
        </w:rPr>
      </w:pPr>
      <w:r>
        <w:rPr>
          <w:lang w:eastAsia="fr-FR"/>
        </w:rPr>
        <w:t>otbcli_OrthoRectification</w:t>
      </w:r>
    </w:p>
    <w:p>
      <w:pPr>
        <w:pStyle w:val="Code"/>
        <w:ind w:left="720" w:hanging="0"/>
        <w:rPr>
          <w:lang w:eastAsia="fr-FR"/>
        </w:rPr>
      </w:pPr>
      <w:r>
        <w:rPr>
          <w:lang w:eastAsia="fr-FR"/>
        </w:rPr>
        <w:t xml:space="preserve">-io.in dem.vrt </w:t>
      </w:r>
    </w:p>
    <w:p>
      <w:pPr>
        <w:pStyle w:val="Code"/>
        <w:ind w:left="720" w:hanging="0"/>
        <w:rPr>
          <w:lang w:eastAsia="fr-FR"/>
        </w:rPr>
      </w:pPr>
      <w:r>
        <w:rPr>
          <w:lang w:eastAsia="fr-FR"/>
        </w:rPr>
        <w:t xml:space="preserve">-io.out dem_r1.tif </w:t>
      </w:r>
    </w:p>
    <w:p>
      <w:pPr>
        <w:pStyle w:val="Code"/>
        <w:ind w:left="720" w:hanging="0"/>
        <w:rPr>
          <w:lang w:eastAsia="fr-FR"/>
        </w:rPr>
      </w:pPr>
      <w:r>
        <w:rPr>
          <w:lang w:eastAsia="fr-FR"/>
        </w:rPr>
        <w:t xml:space="preserve">-map utm </w:t>
      </w:r>
    </w:p>
    <w:p>
      <w:pPr>
        <w:pStyle w:val="Code"/>
        <w:ind w:left="720" w:hanging="0"/>
        <w:rPr>
          <w:lang w:eastAsia="fr-FR"/>
        </w:rPr>
      </w:pPr>
      <w:r>
        <w:rPr>
          <w:lang w:eastAsia="fr-FR"/>
        </w:rPr>
        <w:t xml:space="preserve">-map.utm.zone number_of_utm_zone </w:t>
      </w:r>
    </w:p>
    <w:p>
      <w:pPr>
        <w:pStyle w:val="Code"/>
        <w:ind w:left="720" w:hanging="0"/>
        <w:rPr>
          <w:lang w:eastAsia="fr-FR"/>
        </w:rPr>
      </w:pPr>
      <w:r>
        <w:rPr>
          <w:lang w:eastAsia="fr-FR"/>
        </w:rPr>
        <w:t xml:space="preserve">-map.utm.northhem False </w:t>
      </w:r>
    </w:p>
    <w:p>
      <w:pPr>
        <w:pStyle w:val="Code"/>
        <w:ind w:left="720" w:hanging="0"/>
        <w:rPr>
          <w:lang w:eastAsia="fr-FR"/>
        </w:rPr>
      </w:pPr>
      <w:r>
        <w:rPr>
          <w:lang w:eastAsia="fr-FR"/>
        </w:rPr>
        <w:t xml:space="preserve">-outputs.spacingx spx </w:t>
      </w:r>
    </w:p>
    <w:p>
      <w:pPr>
        <w:pStyle w:val="Code"/>
        <w:ind w:left="720" w:hanging="0"/>
        <w:rPr>
          <w:lang w:eastAsia="fr-FR"/>
        </w:rPr>
      </w:pPr>
      <w:r>
        <w:rPr>
          <w:lang w:eastAsia="fr-FR"/>
        </w:rPr>
        <w:t xml:space="preserve">-outputs.spacingy spy </w:t>
      </w:r>
    </w:p>
    <w:p>
      <w:pPr>
        <w:pStyle w:val="Code"/>
        <w:ind w:left="720" w:hanging="0"/>
        <w:rPr>
          <w:lang w:eastAsia="fr-FR"/>
        </w:rPr>
      </w:pPr>
      <w:r>
        <w:rPr>
          <w:lang w:eastAsia="fr-FR"/>
        </w:rPr>
        <w:t xml:space="preserve">-outputs.ulx extent_upper_left_corner_x </w:t>
      </w:r>
    </w:p>
    <w:p>
      <w:pPr>
        <w:pStyle w:val="Code"/>
        <w:ind w:left="720" w:hanging="0"/>
        <w:rPr>
          <w:lang w:eastAsia="fr-FR"/>
        </w:rPr>
      </w:pPr>
      <w:r>
        <w:rPr>
          <w:lang w:eastAsia="fr-FR"/>
        </w:rPr>
        <w:t xml:space="preserve">-outputs.uly extent_upper_left_corner_y </w:t>
      </w:r>
    </w:p>
    <w:p>
      <w:pPr>
        <w:pStyle w:val="Code"/>
        <w:ind w:left="720" w:hanging="0"/>
        <w:rPr>
          <w:lang w:eastAsia="fr-FR"/>
        </w:rPr>
      </w:pPr>
      <w:r>
        <w:rPr>
          <w:lang w:eastAsia="fr-FR"/>
        </w:rPr>
        <w:t xml:space="preserve">-outputs.sizex x_size </w:t>
      </w:r>
    </w:p>
    <w:p>
      <w:pPr>
        <w:pStyle w:val="Code"/>
        <w:ind w:left="720" w:hanging="0"/>
        <w:rPr>
          <w:lang w:eastAsia="fr-FR"/>
        </w:rPr>
      </w:pPr>
      <w:r>
        <w:rPr>
          <w:lang w:eastAsia="fr-FR"/>
        </w:rPr>
        <w:t>-outputs.sizey y_size</w:t>
      </w:r>
    </w:p>
    <w:p>
      <w:pPr>
        <w:pStyle w:val="Texteprformat"/>
        <w:spacing w:lineRule="auto" w:line="240"/>
        <w:ind w:left="720" w:hanging="0"/>
        <w:jc w:val="left"/>
        <w:rPr>
          <w:rFonts w:ascii="Courier New" w:hAnsi="Courier New" w:cs="Courier New"/>
          <w:lang w:eastAsia="fr-FR"/>
        </w:rPr>
      </w:pPr>
      <w:r>
        <w:rPr>
          <w:rFonts w:cs="Courier New" w:ascii="Courier New" w:hAnsi="Courier New"/>
          <w:lang w:eastAsia="fr-FR"/>
        </w:rPr>
      </w:r>
    </w:p>
    <w:p>
      <w:pPr>
        <w:pStyle w:val="Normal"/>
        <w:rPr/>
      </w:pPr>
      <w:r>
        <w:rPr>
          <w:lang w:eastAsia="fr-FR"/>
        </w:rPr>
        <w:t>More information about this application can be found in [</w:t>
      </w:r>
      <w:r>
        <w:rPr>
          <w:lang w:eastAsia="fr-FR"/>
        </w:rPr>
        <w:fldChar w:fldCharType="begin"/>
      </w:r>
      <w:r>
        <w:instrText> REF _Ref417404553 \r \h </w:instrText>
      </w:r>
      <w:r>
        <w:fldChar w:fldCharType="separate"/>
      </w:r>
      <w:r>
        <w:t>RD.5</w:t>
      </w:r>
      <w:r>
        <w:fldChar w:fldCharType="end"/>
      </w:r>
      <w:r>
        <w:rPr>
          <w:lang w:eastAsia="fr-FR"/>
        </w:rPr>
        <w:t>]</w:t>
      </w:r>
      <w:r>
        <w:fldChar w:fldCharType="begin"/>
      </w:r>
      <w:r>
        <w:instrText> HYPERLINK "https://www.orfeo-toolbox.org/CookBook/CookBooksu38.html" \l "x59-810004.2.4"</w:instrText>
      </w:r>
      <w:r>
        <w:fldChar w:fldCharType="separate"/>
      </w:r>
      <w:r>
        <w:rPr>
          <w:rStyle w:val="InternetLink"/>
        </w:rPr>
        <w:t>.</w:t>
      </w:r>
      <w:r>
        <w:fldChar w:fldCharType="end"/>
      </w:r>
    </w:p>
    <w:p>
      <w:pPr>
        <w:pStyle w:val="Heading6"/>
        <w:numPr>
          <w:ilvl w:val="5"/>
          <w:numId w:val="1"/>
        </w:numPr>
        <w:rPr/>
      </w:pPr>
      <w:r>
        <w:rPr/>
        <w:t>Resampling</w:t>
      </w:r>
    </w:p>
    <w:p>
      <w:pPr>
        <w:pStyle w:val="ListParagraph"/>
        <w:numPr>
          <w:ilvl w:val="0"/>
          <w:numId w:val="69"/>
        </w:numPr>
        <w:rPr/>
      </w:pPr>
      <w:r>
        <w:rPr/>
        <w:t xml:space="preserve">This sub-component is described in </w:t>
      </w:r>
      <w:r>
        <w:rPr/>
        <w:fldChar w:fldCharType="begin"/>
      </w:r>
      <w:r>
        <w:instrText> REF _Ref417405827 \r \h </w:instrText>
      </w:r>
      <w:r>
        <w:fldChar w:fldCharType="separate"/>
      </w:r>
      <w:r>
        <w:t>4.2.21</w:t>
      </w:r>
      <w:r>
        <w:fldChar w:fldCharType="end"/>
      </w:r>
    </w:p>
    <w:p>
      <w:pPr>
        <w:pStyle w:val="Heading5"/>
        <w:numPr>
          <w:ilvl w:val="4"/>
          <w:numId w:val="1"/>
        </w:numPr>
        <w:rPr>
          <w:lang w:eastAsia="fr-FR"/>
        </w:rPr>
      </w:pPr>
      <w:r>
        <w:rPr>
          <w:lang w:eastAsia="fr-FR"/>
        </w:rPr>
        <w:t>Compute L2 Water Body</w:t>
      </w:r>
    </w:p>
    <w:p>
      <w:pPr>
        <w:pStyle w:val="Normal"/>
        <w:rPr/>
      </w:pPr>
      <w:r>
        <w:rPr>
          <w:lang w:eastAsia="fr-FR"/>
        </w:rPr>
        <w:t xml:space="preserve">Then, the second submodule consists in computing aspect and slope at the right resolution as shown in </w:t>
      </w:r>
      <w:r>
        <w:rPr>
          <w:lang w:eastAsia="fr-FR"/>
        </w:rPr>
        <w:fldChar w:fldCharType="begin"/>
      </w:r>
      <w:r>
        <w:instrText> REF _Ref417449450 \h </w:instrText>
      </w:r>
      <w:r>
        <w:fldChar w:fldCharType="separate"/>
      </w:r>
      <w:r>
        <w:t>Figure  4 -16</w:t>
      </w:r>
      <w:r>
        <w:fldChar w:fldCharType="end"/>
      </w:r>
      <w:r>
        <w:rPr>
          <w:lang w:eastAsia="fr-FR"/>
        </w:rPr>
        <w:t>.</w:t>
      </w:r>
    </w:p>
    <w:p>
      <w:pPr>
        <w:pStyle w:val="Normal"/>
        <w:rPr/>
      </w:pPr>
      <w:r>
        <w:rPr/>
      </w:r>
    </w:p>
    <w:p>
      <w:pPr>
        <w:pStyle w:val="Normal"/>
        <w:rPr/>
      </w:pPr>
      <w:r>
        <w:rPr/>
        <w:drawing>
          <wp:inline distT="0" distB="0" distL="0" distR="0">
            <wp:extent cx="5524500" cy="1083945"/>
            <wp:effectExtent l="0" t="0" r="0" b="0"/>
            <wp:docPr id="1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9" descr=""/>
                    <pic:cNvPicPr>
                      <a:picLocks noChangeAspect="1" noChangeArrowheads="1"/>
                    </pic:cNvPicPr>
                  </pic:nvPicPr>
                  <pic:blipFill>
                    <a:blip r:embed="rId27"/>
                    <a:stretch>
                      <a:fillRect/>
                    </a:stretch>
                  </pic:blipFill>
                  <pic:spPr bwMode="auto">
                    <a:xfrm>
                      <a:off x="0" y="0"/>
                      <a:ext cx="5524500" cy="1083945"/>
                    </a:xfrm>
                    <a:prstGeom prst="rect">
                      <a:avLst/>
                    </a:prstGeom>
                    <a:noFill/>
                    <a:ln w="9525">
                      <a:noFill/>
                      <a:miter lim="800000"/>
                      <a:headEnd/>
                      <a:tailEnd/>
                    </a:ln>
                  </pic:spPr>
                </pic:pic>
              </a:graphicData>
            </a:graphic>
          </wp:inline>
        </w:drawing>
      </w:r>
    </w:p>
    <w:p>
      <w:pPr>
        <w:pStyle w:val="Caption1"/>
        <w:rPr/>
      </w:pPr>
      <w:bookmarkStart w:id="391" w:name="_Toc417422273"/>
      <w:bookmarkStart w:id="392" w:name="_Ref417449450"/>
      <w:r>
        <w:rPr>
          <w:lang w:val="en-US"/>
        </w:rPr>
        <w:t xml:space="preserve">Figure </w:t>
      </w:r>
      <w:r>
        <w:fldChar w:fldCharType="begin"/>
      </w:r>
      <w:r>
        <w:instrText>STYLEREF 1 \s</w:instrText>
      </w:r>
      <w:r>
        <w:fldChar w:fldCharType="separate"/>
      </w:r>
      <w:bookmarkStart w:id="393" w:name="__Fieldmark__7348_51071921"/>
      <w:r>
        <w:rPr>
          <w:lang w:val="en-US"/>
        </w:rPr>
        <w:t>4</w:t>
      </w:r>
      <w:bookmarkStart w:id="394" w:name="__Fieldmark__7599_714155160"/>
      <w:r>
        <w:rPr>
          <w:lang w:val="en-US"/>
        </w:rPr>
      </w:r>
      <w:r>
        <w:fldChar w:fldCharType="end"/>
      </w:r>
      <w:bookmarkEnd w:id="393"/>
      <w:bookmarkEnd w:id="394"/>
      <w:r>
        <w:rPr>
          <w:lang w:val="en-US"/>
        </w:rPr>
        <w:noBreakHyphen/>
      </w:r>
      <w:r>
        <w:rPr>
          <w:lang w:val="en-US"/>
        </w:rPr>
        <w:fldChar w:fldCharType="begin"/>
      </w:r>
      <w:r>
        <w:instrText> SEQ Figure \* ARABIC </w:instrText>
      </w:r>
      <w:r>
        <w:fldChar w:fldCharType="separate"/>
      </w:r>
      <w:r>
        <w:t>16</w:t>
      </w:r>
      <w:r>
        <w:fldChar w:fldCharType="end"/>
      </w:r>
      <w:bookmarkEnd w:id="391"/>
      <w:bookmarkEnd w:id="392"/>
      <w:r>
        <w:rPr>
          <w:lang w:val="en-US"/>
        </w:rPr>
        <w:t> : DEM L2 Water Bodies Computation</w:t>
      </w:r>
    </w:p>
    <w:p>
      <w:pPr>
        <w:pStyle w:val="Heading6"/>
        <w:numPr>
          <w:ilvl w:val="5"/>
          <w:numId w:val="1"/>
        </w:numPr>
        <w:rPr/>
      </w:pPr>
      <w:r>
        <w:rPr/>
        <w:t>Computing Aspect and Slope</w:t>
      </w:r>
    </w:p>
    <w:p>
      <w:pPr>
        <w:pStyle w:val="Normal"/>
        <w:rPr/>
      </w:pPr>
      <w:r>
        <w:rPr/>
        <w:t xml:space="preserve">This submodule uses </w:t>
      </w:r>
      <w:r>
        <w:rPr>
          <w:i/>
          <w:iCs/>
        </w:rPr>
        <w:t>gdaldem</w:t>
      </w:r>
      <w:r>
        <w:rPr/>
        <w:t xml:space="preserve"> to perform aspect and slope. </w:t>
      </w:r>
    </w:p>
    <w:p>
      <w:pPr>
        <w:pStyle w:val="Code"/>
        <w:rPr>
          <w:lang w:eastAsia="fr-FR"/>
        </w:rPr>
      </w:pPr>
      <w:r>
        <w:rPr>
          <w:lang w:eastAsia="fr-FR"/>
        </w:rPr>
        <w:t>gdaldem slope dtm_r1.tif -scale 111120 -compute_edges slope_r1.tif</w:t>
      </w:r>
    </w:p>
    <w:p>
      <w:pPr>
        <w:pStyle w:val="Code"/>
        <w:rPr>
          <w:lang w:eastAsia="fr-FR"/>
        </w:rPr>
      </w:pPr>
      <w:r>
        <w:rPr>
          <w:lang w:eastAsia="fr-FR"/>
        </w:rPr>
        <w:t>gdaldem aspect dtm_r1.tif -scale 111120 -compute_edges aspect_r1.tif</w:t>
      </w:r>
    </w:p>
    <w:p>
      <w:pPr>
        <w:pStyle w:val="Normal"/>
        <w:rPr/>
      </w:pPr>
      <w:r>
        <w:rPr>
          <w:lang w:eastAsia="fr-FR"/>
        </w:rPr>
        <w:t>See [</w:t>
      </w:r>
      <w:r>
        <w:rPr>
          <w:lang w:eastAsia="fr-FR"/>
        </w:rPr>
        <w:fldChar w:fldCharType="begin"/>
      </w:r>
      <w:r>
        <w:instrText> REF _Ref417405404 \r \h </w:instrText>
      </w:r>
      <w:r>
        <w:fldChar w:fldCharType="separate"/>
      </w:r>
      <w:r>
        <w:t>RD.11</w:t>
      </w:r>
      <w:r>
        <w:fldChar w:fldCharType="end"/>
      </w:r>
      <w:r>
        <w:rPr>
          <w:lang w:eastAsia="fr-FR"/>
        </w:rPr>
        <w:t>] for more information.</w:t>
      </w:r>
    </w:p>
    <w:p>
      <w:pPr>
        <w:pStyle w:val="Heading6"/>
        <w:numPr>
          <w:ilvl w:val="5"/>
          <w:numId w:val="1"/>
        </w:numPr>
        <w:rPr/>
      </w:pPr>
      <w:r>
        <w:rPr/>
        <w:t>Superimpose</w:t>
      </w:r>
    </w:p>
    <w:p>
      <w:pPr>
        <w:pStyle w:val="Normal"/>
        <w:rPr>
          <w:lang w:eastAsia="fr-FR"/>
        </w:rPr>
      </w:pPr>
      <w:r>
        <w:rPr>
          <w:lang w:eastAsia="fr-FR"/>
        </w:rPr>
        <w:t xml:space="preserve">This submodule requires the OTB application Superimpose to resample the image to the right resolution and extent. </w:t>
      </w:r>
    </w:p>
    <w:p>
      <w:pPr>
        <w:pStyle w:val="Code"/>
        <w:rPr>
          <w:lang w:eastAsia="fr-FR"/>
        </w:rPr>
      </w:pPr>
      <w:r>
        <w:rPr>
          <w:lang w:eastAsia="fr-FR"/>
        </w:rPr>
        <w:t xml:space="preserve">otbcli_Superimpose </w:t>
      </w:r>
    </w:p>
    <w:p>
      <w:pPr>
        <w:pStyle w:val="Code"/>
        <w:rPr>
          <w:lang w:eastAsia="fr-FR"/>
        </w:rPr>
      </w:pPr>
      <w:r>
        <w:rPr>
          <w:lang w:eastAsia="fr-FR"/>
        </w:rPr>
        <w:tab/>
        <w:t xml:space="preserve">-inr DEM_r2.tif </w:t>
      </w:r>
    </w:p>
    <w:p>
      <w:pPr>
        <w:pStyle w:val="Code"/>
        <w:rPr>
          <w:lang w:eastAsia="fr-FR"/>
        </w:rPr>
      </w:pPr>
      <w:r>
        <w:rPr>
          <w:lang w:eastAsia="fr-FR"/>
        </w:rPr>
        <w:tab/>
        <w:t xml:space="preserve">-inm slope_r1.tif </w:t>
      </w:r>
    </w:p>
    <w:p>
      <w:pPr>
        <w:pStyle w:val="Code"/>
        <w:rPr>
          <w:lang w:eastAsia="fr-FR"/>
        </w:rPr>
      </w:pPr>
      <w:r>
        <w:rPr>
          <w:lang w:eastAsia="fr-FR"/>
        </w:rPr>
        <w:tab/>
        <w:t xml:space="preserve">-interpolator linear </w:t>
      </w:r>
    </w:p>
    <w:p>
      <w:pPr>
        <w:pStyle w:val="Code"/>
        <w:rPr>
          <w:lang w:eastAsia="fr-FR"/>
        </w:rPr>
      </w:pPr>
      <w:r>
        <w:rPr>
          <w:lang w:eastAsia="fr-FR"/>
        </w:rPr>
        <w:tab/>
        <w:t xml:space="preserve">-lms 40 </w:t>
      </w:r>
    </w:p>
    <w:p>
      <w:pPr>
        <w:pStyle w:val="Code"/>
        <w:rPr>
          <w:lang w:eastAsia="fr-FR"/>
        </w:rPr>
      </w:pPr>
      <w:r>
        <w:rPr>
          <w:lang w:eastAsia="fr-FR"/>
        </w:rPr>
        <w:tab/>
        <w:t>-out slope_r2.tif</w:t>
      </w:r>
    </w:p>
    <w:p>
      <w:pPr>
        <w:pStyle w:val="Texteprformat"/>
        <w:spacing w:lineRule="auto" w:line="240"/>
        <w:jc w:val="left"/>
        <w:rPr>
          <w:rFonts w:ascii="Courier New" w:hAnsi="Courier New" w:cs="Courier New"/>
          <w:lang w:eastAsia="fr-FR"/>
        </w:rPr>
      </w:pPr>
      <w:r>
        <w:rPr>
          <w:rFonts w:cs="Courier New" w:ascii="Courier New" w:hAnsi="Courier New"/>
          <w:lang w:eastAsia="fr-FR"/>
        </w:rPr>
      </w:r>
    </w:p>
    <w:p>
      <w:pPr>
        <w:pStyle w:val="Normal"/>
        <w:rPr/>
      </w:pPr>
      <w:r>
        <w:rPr/>
        <w:t>For more information about the OTB application, see [</w:t>
      </w:r>
      <w:r>
        <w:rPr/>
        <w:fldChar w:fldCharType="begin"/>
      </w:r>
      <w:r>
        <w:instrText> REF _Ref417404553 \r \h </w:instrText>
      </w:r>
      <w:r>
        <w:fldChar w:fldCharType="separate"/>
      </w:r>
      <w:r>
        <w:t>RD.5</w:t>
      </w:r>
      <w:r>
        <w:fldChar w:fldCharType="end"/>
      </w:r>
      <w:r>
        <w:rPr/>
        <w:t>]</w:t>
      </w:r>
    </w:p>
    <w:p>
      <w:pPr>
        <w:pStyle w:val="Heading5"/>
        <w:numPr>
          <w:ilvl w:val="4"/>
          <w:numId w:val="1"/>
        </w:numPr>
        <w:rPr>
          <w:lang w:eastAsia="fr-FR"/>
        </w:rPr>
      </w:pPr>
      <w:r>
        <w:rPr>
          <w:lang w:eastAsia="fr-FR"/>
        </w:rPr>
        <w:t>Compute L2 Water Body</w:t>
      </w:r>
    </w:p>
    <w:p>
      <w:pPr>
        <w:pStyle w:val="ListParagraph"/>
        <w:numPr>
          <w:ilvl w:val="0"/>
          <w:numId w:val="69"/>
        </w:numPr>
        <w:rPr/>
      </w:pPr>
      <w:r>
        <w:rPr/>
        <w:t xml:space="preserve">This submodule leans on </w:t>
      </w:r>
      <w:r>
        <w:rPr/>
        <w:fldChar w:fldCharType="begin"/>
      </w:r>
      <w:r>
        <w:instrText> REF _Ref417449474 \h </w:instrText>
      </w:r>
      <w:r>
        <w:fldChar w:fldCharType="separate"/>
      </w:r>
      <w:r>
        <w:t>Figure  4 -17</w:t>
      </w:r>
      <w:r>
        <w:fldChar w:fldCharType="end"/>
      </w:r>
      <w:r>
        <w:rPr/>
        <w:t>:</w:t>
      </w:r>
    </w:p>
    <w:p>
      <w:pPr>
        <w:pStyle w:val="Normal"/>
        <w:rPr/>
      </w:pPr>
      <w:r>
        <w:rPr/>
        <w:drawing>
          <wp:inline distT="0" distB="0" distL="0" distR="0">
            <wp:extent cx="6120765" cy="1115695"/>
            <wp:effectExtent l="0" t="0" r="0" b="0"/>
            <wp:docPr id="20"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1" descr=""/>
                    <pic:cNvPicPr>
                      <a:picLocks noChangeAspect="1" noChangeArrowheads="1"/>
                    </pic:cNvPicPr>
                  </pic:nvPicPr>
                  <pic:blipFill>
                    <a:blip r:embed="rId28"/>
                    <a:stretch>
                      <a:fillRect/>
                    </a:stretch>
                  </pic:blipFill>
                  <pic:spPr bwMode="auto">
                    <a:xfrm>
                      <a:off x="0" y="0"/>
                      <a:ext cx="6120765" cy="1115695"/>
                    </a:xfrm>
                    <a:prstGeom prst="rect">
                      <a:avLst/>
                    </a:prstGeom>
                    <a:noFill/>
                    <a:ln w="9525">
                      <a:noFill/>
                      <a:miter lim="800000"/>
                      <a:headEnd/>
                      <a:tailEnd/>
                    </a:ln>
                  </pic:spPr>
                </pic:pic>
              </a:graphicData>
            </a:graphic>
          </wp:inline>
        </w:drawing>
      </w:r>
    </w:p>
    <w:p>
      <w:pPr>
        <w:pStyle w:val="Caption1"/>
        <w:rPr/>
      </w:pPr>
      <w:bookmarkStart w:id="395" w:name="_Toc417422274"/>
      <w:bookmarkStart w:id="396" w:name="_Ref417449474"/>
      <w:r>
        <w:rPr>
          <w:lang w:val="en-US"/>
        </w:rPr>
        <w:t xml:space="preserve">Figure </w:t>
      </w:r>
      <w:r>
        <w:fldChar w:fldCharType="begin"/>
      </w:r>
      <w:r>
        <w:instrText>STYLEREF 1 \s</w:instrText>
      </w:r>
      <w:r>
        <w:fldChar w:fldCharType="separate"/>
      </w:r>
      <w:bookmarkStart w:id="397" w:name="__Fieldmark__7400_51071921"/>
      <w:r>
        <w:rPr>
          <w:lang w:val="en-US"/>
        </w:rPr>
        <w:t>4</w:t>
      </w:r>
      <w:bookmarkStart w:id="398" w:name="__Fieldmark__7660_714155160"/>
      <w:r>
        <w:rPr>
          <w:lang w:val="en-US"/>
        </w:rPr>
      </w:r>
      <w:r>
        <w:fldChar w:fldCharType="end"/>
      </w:r>
      <w:bookmarkEnd w:id="397"/>
      <w:bookmarkEnd w:id="398"/>
      <w:r>
        <w:rPr>
          <w:lang w:val="en-US"/>
        </w:rPr>
        <w:noBreakHyphen/>
      </w:r>
      <w:r>
        <w:rPr>
          <w:lang w:val="en-US"/>
        </w:rPr>
        <w:fldChar w:fldCharType="begin"/>
      </w:r>
      <w:r>
        <w:instrText> SEQ Figure \* ARABIC </w:instrText>
      </w:r>
      <w:r>
        <w:fldChar w:fldCharType="separate"/>
      </w:r>
      <w:r>
        <w:t>17</w:t>
      </w:r>
      <w:r>
        <w:fldChar w:fldCharType="end"/>
      </w:r>
      <w:bookmarkEnd w:id="395"/>
      <w:bookmarkEnd w:id="396"/>
      <w:r>
        <w:rPr>
          <w:lang w:val="en-US"/>
        </w:rPr>
        <w:t> : DEM L2 Water Bodies Computation (2)</w:t>
      </w:r>
    </w:p>
    <w:p>
      <w:pPr>
        <w:pStyle w:val="Heading6"/>
        <w:numPr>
          <w:ilvl w:val="5"/>
          <w:numId w:val="1"/>
        </w:numPr>
        <w:rPr/>
      </w:pPr>
      <w:r>
        <w:rPr/>
        <w:t>Threshold</w:t>
      </w:r>
    </w:p>
    <w:p>
      <w:pPr>
        <w:pStyle w:val="Normal"/>
        <w:rPr/>
      </w:pPr>
      <w:r>
        <w:rPr/>
        <w:t>The threshold consists in an OTB BandMath with the following expression:</w:t>
      </w:r>
    </w:p>
    <w:p>
      <w:pPr>
        <w:pStyle w:val="Code"/>
        <w:rPr>
          <w:lang w:eastAsia="fr-FR"/>
        </w:rPr>
      </w:pPr>
      <w:r>
        <w:rPr>
          <w:lang w:eastAsia="fr-FR"/>
        </w:rPr>
        <w:tab/>
        <w:t>if(im1b1&gt;water_threshold, 1,0)</w:t>
      </w:r>
    </w:p>
    <w:p>
      <w:pPr>
        <w:pStyle w:val="Code"/>
        <w:rPr>
          <w:lang w:eastAsia="fr-FR"/>
        </w:rPr>
      </w:pPr>
      <w:r>
        <w:rPr>
          <w:lang w:eastAsia="fr-FR"/>
        </w:rPr>
      </w:r>
    </w:p>
    <w:p>
      <w:pPr>
        <w:pStyle w:val="Normal"/>
        <w:rPr/>
      </w:pPr>
      <w:r>
        <w:rPr/>
        <w:t>For more information about the OTB application BandMath, see [</w:t>
      </w:r>
      <w:r>
        <w:rPr/>
        <w:fldChar w:fldCharType="begin"/>
      </w:r>
      <w:r>
        <w:instrText> REF _Ref417404553 \r \h </w:instrText>
      </w:r>
      <w:r>
        <w:fldChar w:fldCharType="separate"/>
      </w:r>
      <w:r>
        <w:t>RD.5</w:t>
      </w:r>
      <w:r>
        <w:fldChar w:fldCharType="end"/>
      </w:r>
      <w:r>
        <w:rPr/>
        <w:t>]</w:t>
      </w:r>
    </w:p>
    <w:p>
      <w:pPr>
        <w:pStyle w:val="Normal"/>
        <w:rPr/>
      </w:pPr>
      <w:r>
        <w:rPr/>
        <w:t>The reproject and crop function is the same that in the component compute L2 module.</w:t>
      </w:r>
    </w:p>
    <w:p>
      <w:pPr>
        <w:pStyle w:val="Heading4"/>
        <w:numPr>
          <w:ilvl w:val="3"/>
          <w:numId w:val="1"/>
        </w:numPr>
        <w:rPr/>
      </w:pPr>
      <w:bookmarkStart w:id="399" w:name="_Toc417423522"/>
      <w:r>
        <w:rPr/>
        <w:t>Dependencies</w:t>
      </w:r>
      <w:bookmarkEnd w:id="399"/>
      <w:r>
        <w:rPr/>
        <w:t xml:space="preserve"> </w:t>
      </w:r>
    </w:p>
    <w:p>
      <w:pPr>
        <w:pStyle w:val="Normal"/>
        <w:rPr>
          <w:lang w:eastAsia="fr-FR"/>
        </w:rPr>
      </w:pPr>
      <w:r>
        <w:rPr>
          <w:lang w:eastAsia="fr-FR"/>
        </w:rPr>
        <w:t>The dependences of this module are the following:</w:t>
      </w:r>
    </w:p>
    <w:p>
      <w:pPr>
        <w:pStyle w:val="ListParagraph"/>
        <w:numPr>
          <w:ilvl w:val="0"/>
          <w:numId w:val="69"/>
        </w:numPr>
        <w:rPr/>
      </w:pPr>
      <w:r>
        <w:rPr/>
        <w:t>Common library to provide capabilities to read, copy, update a product</w:t>
      </w:r>
    </w:p>
    <w:p>
      <w:pPr>
        <w:pStyle w:val="ListParagraph"/>
        <w:numPr>
          <w:ilvl w:val="0"/>
          <w:numId w:val="69"/>
        </w:numPr>
        <w:rPr/>
      </w:pPr>
      <w:r>
        <w:rPr/>
        <w:t>OTB application package</w:t>
      </w:r>
    </w:p>
    <w:p>
      <w:pPr>
        <w:pStyle w:val="ListParagraph"/>
        <w:numPr>
          <w:ilvl w:val="0"/>
          <w:numId w:val="69"/>
        </w:numPr>
        <w:rPr/>
      </w:pPr>
      <w:r>
        <w:rPr/>
        <w:t>GDAL tools</w:t>
      </w:r>
    </w:p>
    <w:p>
      <w:pPr>
        <w:pStyle w:val="Normal"/>
        <w:rPr>
          <w:lang w:eastAsia="fr-FR"/>
        </w:rPr>
      </w:pPr>
      <w:r>
        <w:rPr>
          <w:lang w:eastAsia="fr-FR"/>
        </w:rPr>
        <w:t>All these components should be initialized at the beginning of the module.</w:t>
      </w:r>
    </w:p>
    <w:p>
      <w:pPr>
        <w:pStyle w:val="Heading4"/>
        <w:numPr>
          <w:ilvl w:val="3"/>
          <w:numId w:val="1"/>
        </w:numPr>
        <w:rPr/>
      </w:pPr>
      <w:bookmarkStart w:id="400" w:name="_Toc417423523"/>
      <w:bookmarkEnd w:id="400"/>
      <w:r>
        <w:rPr/>
        <w:t>Interfaces</w:t>
      </w:r>
    </w:p>
    <w:p>
      <w:pPr>
        <w:pStyle w:val="Normal"/>
        <w:rPr>
          <w:lang w:eastAsia="fr-FR"/>
        </w:rPr>
      </w:pPr>
      <w:r>
        <w:rPr>
          <w:lang w:eastAsia="fr-FR"/>
        </w:rPr>
        <w:t>The main interfaces in term of control flow are:</w:t>
      </w:r>
    </w:p>
    <w:p>
      <w:pPr>
        <w:pStyle w:val="ListParagraph"/>
        <w:numPr>
          <w:ilvl w:val="0"/>
          <w:numId w:val="69"/>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9"/>
        </w:numPr>
        <w:rPr/>
      </w:pPr>
      <w:r>
        <w:rPr/>
        <w:t>As input, a L1 DEM product:</w:t>
      </w:r>
    </w:p>
    <w:p>
      <w:pPr>
        <w:pStyle w:val="ListParagraph"/>
        <w:numPr>
          <w:ilvl w:val="1"/>
          <w:numId w:val="8"/>
        </w:numPr>
        <w:rPr/>
      </w:pPr>
      <w:r>
        <w:rPr/>
        <w:t>n L1 DEM tiles</w:t>
      </w:r>
    </w:p>
    <w:p>
      <w:pPr>
        <w:pStyle w:val="ListParagraph"/>
        <w:numPr>
          <w:ilvl w:val="0"/>
          <w:numId w:val="69"/>
        </w:numPr>
        <w:rPr/>
      </w:pPr>
      <w:r>
        <w:rPr/>
        <w:t>As output, a L2 DEM product in a format compatible with MACCS:</w:t>
      </w:r>
    </w:p>
    <w:p>
      <w:pPr>
        <w:pStyle w:val="Normal"/>
        <w:numPr>
          <w:ilvl w:val="1"/>
          <w:numId w:val="8"/>
        </w:numPr>
        <w:tabs>
          <w:tab w:val="left" w:pos="0" w:leader="none"/>
          <w:tab w:val="left" w:pos="720" w:leader="none"/>
        </w:tabs>
        <w:suppressAutoHyphens w:val="true"/>
        <w:spacing w:lineRule="atLeast" w:line="100"/>
        <w:rPr>
          <w:lang w:val="en-US" w:eastAsia="fr-FR"/>
        </w:rPr>
      </w:pPr>
      <w:r>
        <w:rPr>
          <w:lang w:val="en-US" w:eastAsia="fr-FR"/>
        </w:rPr>
        <w:t xml:space="preserve">a DEM at the given r1 resolution, </w:t>
      </w:r>
    </w:p>
    <w:p>
      <w:pPr>
        <w:pStyle w:val="Normal"/>
        <w:numPr>
          <w:ilvl w:val="1"/>
          <w:numId w:val="8"/>
        </w:numPr>
        <w:tabs>
          <w:tab w:val="left" w:pos="0" w:leader="none"/>
          <w:tab w:val="left" w:pos="720" w:leader="none"/>
        </w:tabs>
        <w:suppressAutoHyphens w:val="true"/>
        <w:spacing w:lineRule="atLeast" w:line="100"/>
        <w:rPr>
          <w:lang w:val="en-US" w:eastAsia="fr-FR"/>
        </w:rPr>
      </w:pPr>
      <w:r>
        <w:rPr>
          <w:lang w:val="en-US" w:eastAsia="fr-FR"/>
        </w:rPr>
        <w:t xml:space="preserve">a DEM at the given coarse resolution </w:t>
      </w:r>
    </w:p>
    <w:p>
      <w:pPr>
        <w:pStyle w:val="Normal"/>
        <w:numPr>
          <w:ilvl w:val="1"/>
          <w:numId w:val="8"/>
        </w:numPr>
        <w:tabs>
          <w:tab w:val="left" w:pos="0" w:leader="none"/>
          <w:tab w:val="left" w:pos="720" w:leader="none"/>
        </w:tabs>
        <w:suppressAutoHyphens w:val="true"/>
        <w:spacing w:lineRule="atLeast" w:line="100"/>
        <w:rPr>
          <w:lang w:val="en-US" w:eastAsia="fr-FR"/>
        </w:rPr>
      </w:pPr>
      <w:r>
        <w:rPr>
          <w:lang w:val="en-US" w:eastAsia="fr-FR"/>
        </w:rPr>
        <w:t>a DEM at resolution r2 for Sentinel 2 products</w:t>
      </w:r>
    </w:p>
    <w:p>
      <w:pPr>
        <w:pStyle w:val="Normal"/>
        <w:numPr>
          <w:ilvl w:val="1"/>
          <w:numId w:val="8"/>
        </w:numPr>
        <w:tabs>
          <w:tab w:val="left" w:pos="0" w:leader="none"/>
          <w:tab w:val="left" w:pos="720" w:leader="none"/>
        </w:tabs>
        <w:suppressAutoHyphens w:val="true"/>
        <w:spacing w:lineRule="atLeast" w:line="100"/>
        <w:rPr>
          <w:lang w:val="en-US" w:eastAsia="fr-FR"/>
        </w:rPr>
      </w:pPr>
      <w:r>
        <w:rPr>
          <w:lang w:val="en-US" w:eastAsia="fr-FR"/>
        </w:rPr>
        <w:t>slope at r1 resolution (and r2 for Sentinel 2 products)</w:t>
      </w:r>
    </w:p>
    <w:p>
      <w:pPr>
        <w:pStyle w:val="Normal"/>
        <w:numPr>
          <w:ilvl w:val="1"/>
          <w:numId w:val="8"/>
        </w:numPr>
        <w:tabs>
          <w:tab w:val="left" w:pos="0" w:leader="none"/>
          <w:tab w:val="left" w:pos="720" w:leader="none"/>
        </w:tabs>
        <w:suppressAutoHyphens w:val="true"/>
        <w:spacing w:lineRule="atLeast" w:line="100"/>
        <w:rPr>
          <w:lang w:val="en-US" w:eastAsia="fr-FR"/>
        </w:rPr>
      </w:pPr>
      <w:r>
        <w:rPr>
          <w:lang w:val="en-US" w:eastAsia="fr-FR"/>
        </w:rPr>
        <w:t>aspect at r1 resolution (and r2 for Sentinel 2 products)</w:t>
      </w:r>
    </w:p>
    <w:p>
      <w:pPr>
        <w:pStyle w:val="Normal"/>
        <w:numPr>
          <w:ilvl w:val="1"/>
          <w:numId w:val="8"/>
        </w:numPr>
        <w:tabs>
          <w:tab w:val="left" w:pos="0" w:leader="none"/>
          <w:tab w:val="left" w:pos="720" w:leader="none"/>
        </w:tabs>
        <w:suppressAutoHyphens w:val="true"/>
        <w:spacing w:lineRule="atLeast" w:line="100"/>
        <w:rPr>
          <w:lang w:val="en-US" w:eastAsia="fr-FR"/>
        </w:rPr>
      </w:pPr>
      <w:r>
        <w:rPr>
          <w:lang w:val="en-US" w:eastAsia="fr-FR"/>
        </w:rPr>
        <w:t xml:space="preserve">water mask at coarse resolution </w:t>
      </w:r>
    </w:p>
    <w:p>
      <w:pPr>
        <w:pStyle w:val="ListParagraph"/>
        <w:numPr>
          <w:ilvl w:val="0"/>
          <w:numId w:val="69"/>
        </w:numPr>
        <w:rPr/>
      </w:pPr>
      <w:r>
        <w:rPr/>
        <w:t>As auxiliary data</w:t>
      </w:r>
    </w:p>
    <w:p>
      <w:pPr>
        <w:pStyle w:val="ListParagraph"/>
        <w:numPr>
          <w:ilvl w:val="1"/>
          <w:numId w:val="8"/>
        </w:numPr>
        <w:rPr/>
      </w:pPr>
      <w:r>
        <w:rPr/>
        <w:t>Not applicable here</w:t>
      </w:r>
    </w:p>
    <w:p>
      <w:pPr>
        <w:pStyle w:val="ListParagraph"/>
        <w:numPr>
          <w:ilvl w:val="0"/>
          <w:numId w:val="69"/>
        </w:numPr>
        <w:rPr/>
      </w:pPr>
      <w:r>
        <w:rPr/>
        <w:t>As image processing parameters</w:t>
      </w:r>
    </w:p>
    <w:p>
      <w:pPr>
        <w:pStyle w:val="ListParagraph"/>
        <w:numPr>
          <w:ilvl w:val="1"/>
          <w:numId w:val="8"/>
        </w:numPr>
        <w:rPr/>
      </w:pPr>
      <w:r>
        <w:rPr/>
        <w:t>Resolutions r1, r2 and coarse</w:t>
      </w:r>
    </w:p>
    <w:p>
      <w:pPr>
        <w:pStyle w:val="ListParagraph"/>
        <w:numPr>
          <w:ilvl w:val="1"/>
          <w:numId w:val="8"/>
        </w:numPr>
        <w:rPr/>
      </w:pPr>
      <w:r>
        <w:rPr/>
        <w:t>Input tile coordinate system</w:t>
      </w:r>
    </w:p>
    <w:p>
      <w:pPr>
        <w:pStyle w:val="ListParagraph"/>
        <w:numPr>
          <w:ilvl w:val="1"/>
          <w:numId w:val="8"/>
        </w:numPr>
        <w:rPr/>
      </w:pPr>
      <w:r>
        <w:rPr/>
        <w:t>Input tile extent</w:t>
      </w:r>
    </w:p>
    <w:p>
      <w:pPr>
        <w:pStyle w:val="ListParagraph"/>
        <w:numPr>
          <w:ilvl w:val="1"/>
          <w:numId w:val="8"/>
        </w:numPr>
        <w:rPr/>
      </w:pPr>
      <w:r>
        <w:rPr/>
        <w:t>Water threshold</w:t>
      </w:r>
    </w:p>
    <w:p>
      <w:pPr>
        <w:pStyle w:val="Heading4"/>
        <w:numPr>
          <w:ilvl w:val="3"/>
          <w:numId w:val="1"/>
        </w:numPr>
        <w:rPr/>
      </w:pPr>
      <w:bookmarkStart w:id="401" w:name="_Toc417423524"/>
      <w:bookmarkEnd w:id="401"/>
      <w:r>
        <w:rPr/>
        <w:t>Resources</w:t>
      </w:r>
    </w:p>
    <w:p>
      <w:pPr>
        <w:pStyle w:val="Normal"/>
        <w:rPr>
          <w:lang w:val="en-US" w:eastAsia="fr-FR"/>
        </w:rPr>
      </w:pPr>
      <w:r>
        <w:rPr>
          <w:lang w:val="en-US" w:eastAsia="fr-FR"/>
        </w:rPr>
        <w:t xml:space="preserve">Not Applicable </w:t>
      </w:r>
    </w:p>
    <w:p>
      <w:pPr>
        <w:pStyle w:val="Normal"/>
        <w:rPr/>
      </w:pPr>
      <w:r>
        <w:rPr>
          <w:lang w:val="en-US" w:eastAsia="fr-FR"/>
        </w:rPr>
        <w:t>The product format of the DEM_L1 product is based on the CGIA-CSI one for the internal and on the USGS [</w:t>
      </w:r>
      <w:r>
        <w:rPr>
          <w:lang w:val="en-US" w:eastAsia="fr-FR"/>
        </w:rPr>
        <w:fldChar w:fldCharType="begin"/>
      </w:r>
      <w:r>
        <w:instrText> REF _Ref417404664 \r \h </w:instrText>
      </w:r>
      <w:r>
        <w:fldChar w:fldCharType="separate"/>
      </w:r>
      <w:r>
        <w:t>RD.8</w:t>
      </w:r>
      <w:r>
        <w:fldChar w:fldCharType="end"/>
      </w:r>
      <w:r>
        <w:rPr>
          <w:lang w:val="en-US" w:eastAsia="fr-FR"/>
        </w:rPr>
        <w:t>].</w:t>
      </w:r>
    </w:p>
    <w:p>
      <w:pPr>
        <w:pStyle w:val="Normal"/>
        <w:rPr>
          <w:lang w:val="en-US" w:eastAsia="fr-FR"/>
        </w:rPr>
      </w:pPr>
      <w:r>
        <w:rPr>
          <w:lang w:val="en-US" w:eastAsia="fr-FR"/>
        </w:rPr>
        <w:t>This component used also some common sub-components from the Common package/library: resample image data.</w:t>
      </w:r>
    </w:p>
    <w:p>
      <w:pPr>
        <w:pStyle w:val="Heading4"/>
        <w:numPr>
          <w:ilvl w:val="3"/>
          <w:numId w:val="1"/>
        </w:numPr>
        <w:rPr/>
      </w:pPr>
      <w:bookmarkStart w:id="402" w:name="_Toc417423525"/>
      <w:bookmarkEnd w:id="402"/>
      <w:r>
        <w:rPr/>
        <w:t>Data</w:t>
      </w:r>
    </w:p>
    <w:p>
      <w:pPr>
        <w:pStyle w:val="Normal"/>
        <w:rPr/>
      </w:pPr>
      <w:r>
        <w:rPr/>
        <w:t xml:space="preserve">The internal data of this component will be store into the working directory until the end of the module execution. </w:t>
      </w:r>
    </w:p>
    <w:p>
      <w:pPr>
        <w:pStyle w:val="Normal"/>
        <w:rPr/>
      </w:pPr>
      <w:r>
        <w:rPr/>
        <w:t>The current list of internal data is the following:</w:t>
      </w:r>
    </w:p>
    <w:p>
      <w:pPr>
        <w:pStyle w:val="ListParagraph"/>
        <w:numPr>
          <w:ilvl w:val="0"/>
          <w:numId w:val="69"/>
        </w:numPr>
        <w:rPr/>
      </w:pPr>
      <w:r>
        <w:rPr/>
        <w:t>VRT file of DEM tiles</w:t>
      </w:r>
    </w:p>
    <w:p>
      <w:pPr>
        <w:pStyle w:val="ListParagraph"/>
        <w:numPr>
          <w:ilvl w:val="0"/>
          <w:numId w:val="69"/>
        </w:numPr>
        <w:rPr/>
      </w:pPr>
      <w:r>
        <w:rPr/>
        <w:t>Water body at coarse resolution</w:t>
      </w:r>
    </w:p>
    <w:p>
      <w:pPr>
        <w:pStyle w:val="Heading3"/>
        <w:numPr>
          <w:ilvl w:val="2"/>
          <w:numId w:val="1"/>
        </w:numPr>
        <w:rPr/>
      </w:pPr>
      <w:bookmarkStart w:id="403" w:name="_Ref417422787"/>
      <w:bookmarkStart w:id="404" w:name="_Toc417423526"/>
      <w:r>
        <w:rPr/>
        <w:t>L2A S2 Pre Processing Module</w:t>
      </w:r>
      <w:bookmarkEnd w:id="404"/>
      <w:r>
        <w:rPr/>
        <w:t xml:space="preserve"> </w:t>
      </w:r>
      <w:bookmarkEnd w:id="338"/>
      <w:bookmarkEnd w:id="339"/>
      <w:bookmarkEnd w:id="403"/>
      <w:r>
        <w:rPr/>
        <w:t xml:space="preserve"> </w:t>
      </w:r>
    </w:p>
    <w:p>
      <w:pPr>
        <w:pStyle w:val="Heading4"/>
        <w:numPr>
          <w:ilvl w:val="3"/>
          <w:numId w:val="1"/>
        </w:numPr>
        <w:rPr/>
      </w:pPr>
      <w:bookmarkStart w:id="405" w:name="_Toc416974355"/>
      <w:bookmarkStart w:id="406" w:name="_Toc417062985"/>
      <w:bookmarkStart w:id="407" w:name="_Toc417423527"/>
      <w:bookmarkEnd w:id="405"/>
      <w:bookmarkEnd w:id="406"/>
      <w:bookmarkEnd w:id="407"/>
      <w:r>
        <w:rPr/>
        <w:t>Type</w:t>
      </w:r>
    </w:p>
    <w:p>
      <w:pPr>
        <w:pStyle w:val="Normal"/>
        <w:rPr>
          <w:lang w:eastAsia="fr-FR"/>
        </w:rPr>
      </w:pPr>
      <w:r>
        <w:rPr>
          <w:lang w:eastAsia="fr-FR"/>
        </w:rPr>
        <w:t>The L2A S2 Pre Processing Module is a module which represents the pre-processing step of the L2A processor specific to Sentinel 2. This module is a unique function which is put in a specific module to allow processing by the tile in further module.</w:t>
      </w:r>
    </w:p>
    <w:p>
      <w:pPr>
        <w:pStyle w:val="Heading4"/>
        <w:numPr>
          <w:ilvl w:val="3"/>
          <w:numId w:val="1"/>
        </w:numPr>
        <w:rPr/>
      </w:pPr>
      <w:bookmarkStart w:id="408" w:name="_Toc416974356"/>
      <w:bookmarkStart w:id="409" w:name="_Toc417062986"/>
      <w:bookmarkStart w:id="410" w:name="_Toc417423528"/>
      <w:r>
        <w:rPr/>
        <w:t>Purpose</w:t>
      </w:r>
      <w:bookmarkEnd w:id="408"/>
      <w:bookmarkEnd w:id="409"/>
      <w:bookmarkEnd w:id="410"/>
      <w:r>
        <w:rPr/>
        <w:t xml:space="preserve"> </w:t>
      </w:r>
    </w:p>
    <w:p>
      <w:pPr>
        <w:pStyle w:val="Normal"/>
        <w:rPr>
          <w:lang w:eastAsia="fr-FR"/>
        </w:rPr>
      </w:pPr>
      <w:r>
        <w:rPr>
          <w:lang w:eastAsia="fr-FR"/>
        </w:rPr>
        <w:t xml:space="preserve">The component consists to split a L1C product which can contain n (≥1) tiles into n L1C products.  </w:t>
      </w:r>
    </w:p>
    <w:p>
      <w:pPr>
        <w:pStyle w:val="Normal"/>
        <w:rPr>
          <w:lang w:eastAsia="fr-FR"/>
        </w:rPr>
      </w:pPr>
      <w:r>
        <w:rPr>
          <w:lang w:eastAsia="fr-FR"/>
        </w:rPr>
        <w:t xml:space="preserve">Note: a product contains tiles from only one orbit. </w:t>
      </w:r>
    </w:p>
    <w:p>
      <w:pPr>
        <w:pStyle w:val="Heading4"/>
        <w:numPr>
          <w:ilvl w:val="3"/>
          <w:numId w:val="1"/>
        </w:numPr>
        <w:rPr/>
      </w:pPr>
      <w:bookmarkStart w:id="411" w:name="_Toc416974357"/>
      <w:bookmarkStart w:id="412" w:name="_Toc417062987"/>
      <w:bookmarkStart w:id="413" w:name="_Toc417423529"/>
      <w:bookmarkEnd w:id="411"/>
      <w:bookmarkEnd w:id="412"/>
      <w:bookmarkEnd w:id="413"/>
      <w:r>
        <w:rPr/>
        <w:t>Function</w:t>
      </w:r>
    </w:p>
    <w:p>
      <w:pPr>
        <w:pStyle w:val="Normal"/>
        <w:rPr/>
      </w:pPr>
      <w:r>
        <w:rPr>
          <w:lang w:eastAsia="fr-FR"/>
        </w:rPr>
        <w:t>This module is very simple due to the L1C product format [</w:t>
      </w:r>
      <w:r>
        <w:rPr>
          <w:lang w:eastAsia="fr-FR"/>
        </w:rPr>
        <w:fldChar w:fldCharType="begin"/>
      </w:r>
      <w:r>
        <w:instrText> REF _Ref417404717 \r \h </w:instrText>
      </w:r>
      <w:r>
        <w:fldChar w:fldCharType="separate"/>
      </w:r>
      <w:r>
        <w:t>RD.9</w:t>
      </w:r>
      <w:r>
        <w:fldChar w:fldCharType="end"/>
      </w:r>
      <w:r>
        <w:rPr>
          <w:lang w:eastAsia="fr-FR"/>
        </w:rPr>
        <w:t xml:space="preserve">]. Indeed the L1C product format is a collection of independent tiles referenced in the product xml. Therefore the function consist to create from a L1C product a new L1C products by copy of all the elements of the considered tile, the datastrip and update the product metadata file (modify the Product_Organisation/Gralule_list/Granules item).  </w:t>
      </w:r>
    </w:p>
    <w:p>
      <w:pPr>
        <w:pStyle w:val="Heading4"/>
        <w:numPr>
          <w:ilvl w:val="3"/>
          <w:numId w:val="1"/>
        </w:numPr>
        <w:rPr/>
      </w:pPr>
      <w:bookmarkStart w:id="414" w:name="_Toc416974358"/>
      <w:bookmarkStart w:id="415" w:name="_Toc417062988"/>
      <w:bookmarkStart w:id="416" w:name="_Toc417423530"/>
      <w:r>
        <w:rPr/>
        <w:t>Subordinates</w:t>
      </w:r>
      <w:bookmarkEnd w:id="414"/>
      <w:bookmarkEnd w:id="415"/>
      <w:bookmarkEnd w:id="416"/>
      <w:r>
        <w:rPr/>
        <w:t xml:space="preserve"> </w:t>
      </w:r>
    </w:p>
    <w:p>
      <w:pPr>
        <w:pStyle w:val="Normal"/>
        <w:rPr>
          <w:lang w:eastAsia="fr-FR"/>
        </w:rPr>
      </w:pPr>
      <w:r>
        <w:rPr>
          <w:lang w:eastAsia="fr-FR"/>
        </w:rPr>
        <w:t>Not Applicable</w:t>
      </w:r>
    </w:p>
    <w:p>
      <w:pPr>
        <w:pStyle w:val="Heading4"/>
        <w:numPr>
          <w:ilvl w:val="3"/>
          <w:numId w:val="1"/>
        </w:numPr>
        <w:rPr/>
      </w:pPr>
      <w:bookmarkStart w:id="417" w:name="_Toc416974359"/>
      <w:bookmarkStart w:id="418" w:name="_Toc417062989"/>
      <w:bookmarkStart w:id="419" w:name="_Toc417423531"/>
      <w:r>
        <w:rPr/>
        <w:t>Dependencies</w:t>
      </w:r>
      <w:bookmarkEnd w:id="417"/>
      <w:bookmarkEnd w:id="418"/>
      <w:bookmarkEnd w:id="419"/>
      <w:r>
        <w:rPr/>
        <w:t xml:space="preserve"> </w:t>
      </w:r>
    </w:p>
    <w:p>
      <w:pPr>
        <w:pStyle w:val="Normal"/>
        <w:rPr>
          <w:lang w:eastAsia="fr-FR"/>
        </w:rPr>
      </w:pPr>
      <w:r>
        <w:rPr>
          <w:lang w:eastAsia="fr-FR"/>
        </w:rPr>
        <w:t xml:space="preserve">This module depends only from the Common library/package to provide capabilities to read, copy, update a L1C product. </w:t>
      </w:r>
    </w:p>
    <w:p>
      <w:pPr>
        <w:pStyle w:val="Normal"/>
        <w:rPr>
          <w:lang w:eastAsia="fr-FR"/>
        </w:rPr>
      </w:pPr>
      <w:r>
        <w:rPr>
          <w:lang w:eastAsia="fr-FR"/>
        </w:rPr>
        <w:t>This component should be initialized at the beginning of the module.</w:t>
      </w:r>
    </w:p>
    <w:p>
      <w:pPr>
        <w:pStyle w:val="Heading4"/>
        <w:numPr>
          <w:ilvl w:val="3"/>
          <w:numId w:val="1"/>
        </w:numPr>
        <w:rPr/>
      </w:pPr>
      <w:bookmarkStart w:id="420" w:name="_Toc416974360"/>
      <w:bookmarkStart w:id="421" w:name="_Toc417062990"/>
      <w:bookmarkStart w:id="422" w:name="_Toc417423532"/>
      <w:bookmarkEnd w:id="420"/>
      <w:bookmarkEnd w:id="421"/>
      <w:bookmarkEnd w:id="422"/>
      <w:r>
        <w:rPr/>
        <w:t>Interfaces</w:t>
      </w:r>
    </w:p>
    <w:p>
      <w:pPr>
        <w:pStyle w:val="Normal"/>
        <w:rPr>
          <w:lang w:eastAsia="fr-FR"/>
        </w:rPr>
      </w:pPr>
      <w:r>
        <w:rPr>
          <w:lang w:eastAsia="fr-FR"/>
        </w:rPr>
        <w:t>The main interfaces in term of control flow are:</w:t>
      </w:r>
    </w:p>
    <w:p>
      <w:pPr>
        <w:pStyle w:val="ListParagraph"/>
        <w:numPr>
          <w:ilvl w:val="0"/>
          <w:numId w:val="6"/>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
        </w:numPr>
        <w:rPr/>
      </w:pPr>
      <w:r>
        <w:rPr/>
        <w:t>As input, a L2A product (S2_L2A_PRD):</w:t>
      </w:r>
    </w:p>
    <w:p>
      <w:pPr>
        <w:pStyle w:val="ListParagraph"/>
        <w:numPr>
          <w:ilvl w:val="0"/>
          <w:numId w:val="6"/>
        </w:numPr>
        <w:rPr/>
      </w:pPr>
      <w:r>
        <w:rPr/>
        <w:t>As output, a new set of L2A product (S2_L2A_PRD) mono tile:</w:t>
      </w:r>
    </w:p>
    <w:p>
      <w:pPr>
        <w:pStyle w:val="ListParagraph"/>
        <w:numPr>
          <w:ilvl w:val="0"/>
          <w:numId w:val="6"/>
        </w:numPr>
        <w:rPr/>
      </w:pPr>
      <w:r>
        <w:rPr/>
        <w:t>As auxiliary data</w:t>
      </w:r>
    </w:p>
    <w:p>
      <w:pPr>
        <w:pStyle w:val="ListParagraph"/>
        <w:numPr>
          <w:ilvl w:val="1"/>
          <w:numId w:val="6"/>
        </w:numPr>
        <w:rPr/>
      </w:pPr>
      <w:r>
        <w:rPr/>
        <w:t>Not applicable here</w:t>
      </w:r>
    </w:p>
    <w:p>
      <w:pPr>
        <w:pStyle w:val="ListParagraph"/>
        <w:numPr>
          <w:ilvl w:val="0"/>
          <w:numId w:val="6"/>
        </w:numPr>
        <w:rPr/>
      </w:pPr>
      <w:r>
        <w:rPr/>
        <w:t>As image processing parameters</w:t>
      </w:r>
    </w:p>
    <w:p>
      <w:pPr>
        <w:pStyle w:val="ListParagraph"/>
        <w:numPr>
          <w:ilvl w:val="1"/>
          <w:numId w:val="6"/>
        </w:numPr>
        <w:rPr/>
      </w:pPr>
      <w:r>
        <w:rPr/>
        <w:t>Not applicable here</w:t>
      </w:r>
    </w:p>
    <w:p>
      <w:pPr>
        <w:pStyle w:val="Heading5"/>
        <w:numPr>
          <w:ilvl w:val="4"/>
          <w:numId w:val="1"/>
        </w:numPr>
        <w:rPr>
          <w:lang w:eastAsia="fr-FR"/>
        </w:rPr>
      </w:pPr>
      <w:r>
        <w:rPr>
          <w:lang w:eastAsia="fr-FR"/>
        </w:rPr>
        <w:t>executeAsync</w:t>
      </w:r>
    </w:p>
    <w:p>
      <w:pPr>
        <w:pStyle w:val="Normal"/>
        <w:rPr>
          <w:lang w:eastAsia="fr-FR"/>
        </w:rPr>
      </w:pPr>
      <w:r>
        <w:rPr>
          <w:lang w:eastAsia="fr-FR"/>
        </w:rPr>
        <w:t>Requests the asynchronous execution of the L2A S2 Pre Processing Module by the Resource Manager.</w:t>
      </w:r>
    </w:p>
    <w:p>
      <w:pPr>
        <w:pStyle w:val="Normal"/>
        <w:rPr>
          <w:lang w:eastAsia="fr-FR"/>
        </w:rPr>
      </w:pPr>
      <w:r>
        <w:rPr>
          <w:lang w:eastAsia="fr-FR"/>
        </w:rPr>
        <w:t>Input:</w:t>
      </w:r>
    </w:p>
    <w:p>
      <w:pPr>
        <w:pStyle w:val="ListParagraph"/>
        <w:numPr>
          <w:ilvl w:val="0"/>
          <w:numId w:val="69"/>
        </w:numPr>
        <w:rPr/>
      </w:pPr>
      <w:r>
        <w:rPr/>
        <w:t>Parameters []: the list of processor parameters as described in the control and data flow.</w:t>
      </w:r>
    </w:p>
    <w:p>
      <w:pPr>
        <w:pStyle w:val="Heading5"/>
        <w:numPr>
          <w:ilvl w:val="4"/>
          <w:numId w:val="1"/>
        </w:numPr>
        <w:rPr>
          <w:lang w:eastAsia="fr-FR"/>
        </w:rPr>
      </w:pPr>
      <w:r>
        <w:rPr>
          <w:lang w:eastAsia="fr-FR"/>
        </w:rPr>
        <w:t>stop</w:t>
      </w:r>
    </w:p>
    <w:p>
      <w:pPr>
        <w:pStyle w:val="Normal"/>
        <w:rPr>
          <w:lang w:eastAsia="fr-FR"/>
        </w:rPr>
      </w:pPr>
      <w:r>
        <w:rPr>
          <w:lang w:eastAsia="fr-FR"/>
        </w:rPr>
        <w:t>Requests the stopping of the L2A S2 Pre Processing Module.</w:t>
      </w:r>
    </w:p>
    <w:p>
      <w:pPr>
        <w:pStyle w:val="Heading5"/>
        <w:numPr>
          <w:ilvl w:val="4"/>
          <w:numId w:val="1"/>
        </w:numPr>
        <w:rPr>
          <w:lang w:eastAsia="fr-FR"/>
        </w:rPr>
      </w:pPr>
      <w:r>
        <w:rPr>
          <w:lang w:eastAsia="fr-FR"/>
        </w:rPr>
        <w:t>inspectState</w:t>
      </w:r>
    </w:p>
    <w:p>
      <w:pPr>
        <w:pStyle w:val="Normal"/>
        <w:rPr>
          <w:lang w:eastAsia="fr-FR"/>
        </w:rPr>
      </w:pPr>
      <w:r>
        <w:rPr>
          <w:lang w:eastAsia="fr-FR"/>
        </w:rPr>
        <w:t>Requests information about the current execution state of the L2A S2 Pre Processing Module.</w:t>
      </w:r>
    </w:p>
    <w:p>
      <w:pPr>
        <w:pStyle w:val="Normal"/>
        <w:rPr>
          <w:lang w:eastAsia="fr-FR"/>
        </w:rPr>
      </w:pPr>
      <w:r>
        <w:rPr>
          <w:lang w:eastAsia="fr-FR"/>
        </w:rPr>
        <w:t>Output:</w:t>
      </w:r>
    </w:p>
    <w:p>
      <w:pPr>
        <w:pStyle w:val="ListParagraph"/>
        <w:numPr>
          <w:ilvl w:val="0"/>
          <w:numId w:val="69"/>
        </w:numPr>
        <w:rPr/>
      </w:pPr>
      <w:r>
        <w:rPr/>
        <w:t>ProcessorState : the execution information of the processor</w:t>
      </w:r>
    </w:p>
    <w:p>
      <w:pPr>
        <w:pStyle w:val="Heading4"/>
        <w:numPr>
          <w:ilvl w:val="3"/>
          <w:numId w:val="1"/>
        </w:numPr>
        <w:rPr/>
      </w:pPr>
      <w:bookmarkStart w:id="423" w:name="_Toc416974361"/>
      <w:bookmarkStart w:id="424" w:name="_Toc417062991"/>
      <w:bookmarkStart w:id="425" w:name="_Toc417423533"/>
      <w:bookmarkEnd w:id="423"/>
      <w:bookmarkEnd w:id="424"/>
      <w:bookmarkEnd w:id="425"/>
      <w:r>
        <w:rPr/>
        <w:t>Resources</w:t>
      </w:r>
    </w:p>
    <w:p>
      <w:pPr>
        <w:pStyle w:val="Normal"/>
        <w:rPr>
          <w:lang w:eastAsia="fr-FR"/>
        </w:rPr>
      </w:pPr>
      <w:r>
        <w:rPr>
          <w:lang w:eastAsia="fr-FR"/>
        </w:rPr>
        <w:t xml:space="preserve">Not Applicable </w:t>
      </w:r>
    </w:p>
    <w:p>
      <w:pPr>
        <w:pStyle w:val="Heading4"/>
        <w:numPr>
          <w:ilvl w:val="3"/>
          <w:numId w:val="1"/>
        </w:numPr>
        <w:rPr/>
      </w:pPr>
      <w:bookmarkStart w:id="426" w:name="_Toc416974362"/>
      <w:bookmarkStart w:id="427" w:name="_Toc417062992"/>
      <w:bookmarkStart w:id="428" w:name="_Toc417423534"/>
      <w:r>
        <w:rPr/>
        <w:t>References</w:t>
      </w:r>
      <w:bookmarkEnd w:id="426"/>
      <w:bookmarkEnd w:id="427"/>
      <w:bookmarkEnd w:id="428"/>
      <w:r>
        <w:rPr/>
        <w:t xml:space="preserve"> </w:t>
      </w:r>
    </w:p>
    <w:p>
      <w:pPr>
        <w:pStyle w:val="Normal"/>
        <w:rPr>
          <w:lang w:eastAsia="fr-FR"/>
        </w:rPr>
      </w:pPr>
      <w:r>
        <w:rPr>
          <w:lang w:eastAsia="fr-FR"/>
        </w:rPr>
        <w:t xml:space="preserve">This module is mainly based on the Sentinel-2 PSD document. </w:t>
      </w:r>
    </w:p>
    <w:p>
      <w:pPr>
        <w:pStyle w:val="Heading4"/>
        <w:numPr>
          <w:ilvl w:val="3"/>
          <w:numId w:val="1"/>
        </w:numPr>
        <w:rPr/>
      </w:pPr>
      <w:bookmarkStart w:id="429" w:name="_Toc416974363"/>
      <w:bookmarkStart w:id="430" w:name="_Toc417062993"/>
      <w:bookmarkStart w:id="431" w:name="_Toc417423535"/>
      <w:bookmarkEnd w:id="429"/>
      <w:bookmarkEnd w:id="430"/>
      <w:bookmarkEnd w:id="431"/>
      <w:r>
        <w:rPr/>
        <w:t>Data</w:t>
      </w:r>
    </w:p>
    <w:p>
      <w:pPr>
        <w:pStyle w:val="Normal"/>
        <w:rPr>
          <w:lang w:eastAsia="fr-FR"/>
        </w:rPr>
      </w:pPr>
      <w:r>
        <w:rPr>
          <w:lang w:eastAsia="fr-FR"/>
        </w:rPr>
        <w:t>Not Applicable</w:t>
      </w:r>
    </w:p>
    <w:p>
      <w:pPr>
        <w:pStyle w:val="Heading3"/>
        <w:numPr>
          <w:ilvl w:val="2"/>
          <w:numId w:val="1"/>
        </w:numPr>
        <w:rPr/>
      </w:pPr>
      <w:bookmarkStart w:id="432" w:name="_Ref417422781"/>
      <w:bookmarkStart w:id="433" w:name="_Toc417423536"/>
      <w:bookmarkEnd w:id="432"/>
      <w:bookmarkEnd w:id="433"/>
      <w:r>
        <w:rPr/>
        <w:t>L2A MACCS Processing Module</w:t>
      </w:r>
    </w:p>
    <w:p>
      <w:pPr>
        <w:pStyle w:val="Heading4"/>
        <w:numPr>
          <w:ilvl w:val="3"/>
          <w:numId w:val="1"/>
        </w:numPr>
        <w:rPr/>
      </w:pPr>
      <w:bookmarkStart w:id="434" w:name="_Toc417423537"/>
      <w:bookmarkEnd w:id="434"/>
      <w:r>
        <w:rPr/>
        <w:t>Type</w:t>
      </w:r>
    </w:p>
    <w:p>
      <w:pPr>
        <w:pStyle w:val="Normal"/>
        <w:rPr>
          <w:lang w:val="en-US" w:eastAsia="fr-FR"/>
        </w:rPr>
      </w:pPr>
      <w:r>
        <w:rPr/>
        <w:t xml:space="preserve">The L2A MACCS Processing </w:t>
      </w:r>
      <w:r>
        <w:rPr>
          <w:lang w:val="en-US" w:eastAsia="fr-FR"/>
        </w:rPr>
        <w:t>is a main module of the L2A processor. This module is based on the CFI tool MACCS.</w:t>
      </w:r>
    </w:p>
    <w:p>
      <w:pPr>
        <w:pStyle w:val="Heading4"/>
        <w:numPr>
          <w:ilvl w:val="3"/>
          <w:numId w:val="1"/>
        </w:numPr>
        <w:rPr/>
      </w:pPr>
      <w:bookmarkStart w:id="435" w:name="_Toc417423538"/>
      <w:r>
        <w:rPr/>
        <w:t>Purpose</w:t>
      </w:r>
      <w:bookmarkEnd w:id="435"/>
      <w:r>
        <w:rPr/>
        <w:t xml:space="preserve"> </w:t>
      </w:r>
    </w:p>
    <w:p>
      <w:pPr>
        <w:pStyle w:val="Normal"/>
        <w:rPr>
          <w:lang w:val="en-US" w:eastAsia="fr-FR"/>
        </w:rPr>
      </w:pPr>
      <w:r>
        <w:rPr>
          <w:lang w:val="en-US" w:eastAsia="fr-FR"/>
        </w:rPr>
        <w:t xml:space="preserve">The </w:t>
      </w:r>
      <w:r>
        <w:rPr/>
        <w:t xml:space="preserve">L2A MACCS Processing </w:t>
      </w:r>
      <w:r>
        <w:rPr>
          <w:lang w:val="en-US" w:eastAsia="fr-FR"/>
        </w:rPr>
        <w:t xml:space="preserve">consists to generate from [1..n] S2 L1C products or [1..n] L8 L1T a L2A product.  </w:t>
      </w:r>
    </w:p>
    <w:p>
      <w:pPr>
        <w:pStyle w:val="Heading4"/>
        <w:numPr>
          <w:ilvl w:val="3"/>
          <w:numId w:val="1"/>
        </w:numPr>
        <w:rPr/>
      </w:pPr>
      <w:bookmarkStart w:id="436" w:name="_Toc417423539"/>
      <w:bookmarkEnd w:id="436"/>
      <w:r>
        <w:rPr/>
        <w:t>Function</w:t>
      </w:r>
    </w:p>
    <w:p>
      <w:pPr>
        <w:pStyle w:val="Normal"/>
        <w:rPr>
          <w:lang w:val="en-US" w:eastAsia="fr-FR"/>
        </w:rPr>
      </w:pPr>
      <w:r>
        <w:rPr>
          <w:lang w:val="en-US" w:eastAsia="fr-FR"/>
        </w:rPr>
        <w:t>The MACCS software has 3 different processing modes:</w:t>
      </w:r>
    </w:p>
    <w:p>
      <w:pPr>
        <w:pStyle w:val="ListParagraph"/>
        <w:numPr>
          <w:ilvl w:val="0"/>
          <w:numId w:val="11"/>
        </w:numPr>
        <w:rPr>
          <w:lang w:val="en-US"/>
        </w:rPr>
      </w:pPr>
      <w:r>
        <w:rPr>
          <w:lang w:val="en-US"/>
        </w:rPr>
        <w:t>Init Mode which allow to generate a L2A at date D from a L2A at date D.</w:t>
      </w:r>
    </w:p>
    <w:p>
      <w:pPr>
        <w:pStyle w:val="ListParagraph"/>
        <w:numPr>
          <w:ilvl w:val="0"/>
          <w:numId w:val="11"/>
        </w:numPr>
        <w:rPr>
          <w:lang w:val="en-US"/>
        </w:rPr>
      </w:pPr>
      <w:r>
        <w:rPr>
          <w:lang w:val="en-US"/>
        </w:rPr>
        <w:t>Nominal mode which allow to generate a L2A at date D from a L1C at data D and a L2A at data D-1</w:t>
      </w:r>
    </w:p>
    <w:p>
      <w:pPr>
        <w:pStyle w:val="ListParagraph"/>
        <w:numPr>
          <w:ilvl w:val="0"/>
          <w:numId w:val="11"/>
        </w:numPr>
        <w:rPr>
          <w:lang w:val="en-US"/>
        </w:rPr>
      </w:pPr>
      <w:r>
        <w:rPr>
          <w:lang w:val="en-US"/>
        </w:rPr>
        <w:t>Backward mode which allow to generate a L2A at date D from a set of L1C acquired between D and D + N</w:t>
      </w:r>
    </w:p>
    <w:p>
      <w:pPr>
        <w:pStyle w:val="Normal"/>
        <w:rPr>
          <w:lang w:val="en-US" w:eastAsia="fr-FR"/>
        </w:rPr>
      </w:pPr>
      <w:r>
        <w:rPr>
          <w:lang w:val="en-US" w:eastAsia="fr-FR"/>
        </w:rPr>
        <w:t xml:space="preserve">This mode is specified in the job order provided to MACCS. </w:t>
      </w:r>
    </w:p>
    <w:p>
      <w:pPr>
        <w:pStyle w:val="Normal"/>
        <w:rPr>
          <w:lang w:val="en-US" w:eastAsia="fr-FR"/>
        </w:rPr>
      </w:pPr>
      <w:r>
        <w:rPr>
          <w:lang w:val="en-US" w:eastAsia="fr-FR"/>
        </w:rPr>
        <w:t xml:space="preserve">The L1C product format follows the PDGS format for the S2 and the USGIS one for L8. </w:t>
      </w:r>
    </w:p>
    <w:p>
      <w:pPr>
        <w:pStyle w:val="Normal"/>
        <w:rPr/>
      </w:pPr>
      <w:r>
        <w:rPr>
          <w:lang w:val="en-US" w:eastAsia="fr-FR"/>
        </w:rPr>
        <w:t>The L2A product format follows the MACCS L2A format defined for S2 and L8.</w:t>
      </w:r>
    </w:p>
    <w:p>
      <w:pPr>
        <w:pStyle w:val="Heading4"/>
        <w:numPr>
          <w:ilvl w:val="3"/>
          <w:numId w:val="1"/>
        </w:numPr>
        <w:rPr/>
      </w:pPr>
      <w:bookmarkStart w:id="437" w:name="_Toc417423540"/>
      <w:r>
        <w:rPr/>
        <w:t>Subordinates</w:t>
      </w:r>
      <w:bookmarkEnd w:id="437"/>
      <w:r>
        <w:rPr/>
        <w:t xml:space="preserve"> </w:t>
      </w:r>
    </w:p>
    <w:p>
      <w:pPr>
        <w:pStyle w:val="Normal"/>
        <w:rPr>
          <w:lang w:val="en-US" w:eastAsia="fr-FR"/>
        </w:rPr>
      </w:pPr>
      <w:r>
        <w:rPr>
          <w:lang w:val="en-US" w:eastAsia="fr-FR"/>
        </w:rPr>
        <w:t>The only subordinate is the MACCS CFI.</w:t>
      </w:r>
    </w:p>
    <w:p>
      <w:pPr>
        <w:pStyle w:val="Heading4"/>
        <w:numPr>
          <w:ilvl w:val="3"/>
          <w:numId w:val="1"/>
        </w:numPr>
        <w:rPr/>
      </w:pPr>
      <w:bookmarkStart w:id="438" w:name="_Toc417423541"/>
      <w:r>
        <w:rPr/>
        <w:t>Dependencies</w:t>
      </w:r>
      <w:bookmarkEnd w:id="438"/>
      <w:r>
        <w:rPr/>
        <w:t xml:space="preserve"> </w:t>
      </w:r>
    </w:p>
    <w:p>
      <w:pPr>
        <w:pStyle w:val="Normal"/>
        <w:rPr>
          <w:lang w:eastAsia="fr-FR"/>
        </w:rPr>
      </w:pPr>
      <w:r>
        <w:rPr>
          <w:lang w:eastAsia="fr-FR"/>
        </w:rPr>
        <w:t>This module depends from the MACCS package.</w:t>
      </w:r>
    </w:p>
    <w:p>
      <w:pPr>
        <w:pStyle w:val="Normal"/>
        <w:rPr>
          <w:lang w:eastAsia="fr-FR"/>
        </w:rPr>
      </w:pPr>
      <w:r>
        <w:rPr>
          <w:lang w:eastAsia="fr-FR"/>
        </w:rPr>
        <w:t>This component should be installed and initialized at the beginning of the module.</w:t>
      </w:r>
    </w:p>
    <w:p>
      <w:pPr>
        <w:pStyle w:val="Heading4"/>
        <w:numPr>
          <w:ilvl w:val="3"/>
          <w:numId w:val="1"/>
        </w:numPr>
        <w:rPr/>
      </w:pPr>
      <w:bookmarkStart w:id="439" w:name="_Toc417423542"/>
      <w:bookmarkEnd w:id="439"/>
      <w:r>
        <w:rPr/>
        <w:t>Interfaces</w:t>
      </w:r>
    </w:p>
    <w:p>
      <w:pPr>
        <w:pStyle w:val="Normal"/>
        <w:rPr>
          <w:lang w:eastAsia="fr-FR"/>
        </w:rPr>
      </w:pPr>
      <w:r>
        <w:rPr>
          <w:lang w:eastAsia="fr-FR"/>
        </w:rPr>
        <w:t>The main interfaces in term of control flow are:</w:t>
      </w:r>
    </w:p>
    <w:p>
      <w:pPr>
        <w:pStyle w:val="ListParagraph"/>
        <w:numPr>
          <w:ilvl w:val="0"/>
          <w:numId w:val="9"/>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10"/>
        </w:numPr>
        <w:rPr/>
      </w:pPr>
      <w:r>
        <w:rPr/>
        <w:t>As input, one or several L1C product (S2/L8_L1C_PRD) and optionally a S2/L8_L2A_PRD</w:t>
      </w:r>
    </w:p>
    <w:p>
      <w:pPr>
        <w:pStyle w:val="ListParagraph"/>
        <w:numPr>
          <w:ilvl w:val="0"/>
          <w:numId w:val="10"/>
        </w:numPr>
        <w:rPr/>
      </w:pPr>
      <w:r>
        <w:rPr/>
        <w:t>As output, a new L2A product (S2/L8_L2A_PRD)</w:t>
      </w:r>
    </w:p>
    <w:p>
      <w:pPr>
        <w:pStyle w:val="ListParagraph"/>
        <w:numPr>
          <w:ilvl w:val="0"/>
          <w:numId w:val="10"/>
        </w:numPr>
        <w:rPr/>
      </w:pPr>
      <w:r>
        <w:rPr/>
        <w:t>As technical data</w:t>
      </w:r>
    </w:p>
    <w:p>
      <w:pPr>
        <w:pStyle w:val="ListParagraph"/>
        <w:numPr>
          <w:ilvl w:val="1"/>
          <w:numId w:val="10"/>
        </w:numPr>
        <w:rPr/>
      </w:pPr>
      <w:r>
        <w:rPr/>
        <w:t>DEM_L2_PRD</w:t>
      </w:r>
    </w:p>
    <w:p>
      <w:pPr>
        <w:pStyle w:val="ListParagraph"/>
        <w:numPr>
          <w:ilvl w:val="1"/>
          <w:numId w:val="10"/>
        </w:numPr>
        <w:rPr/>
      </w:pPr>
      <w:r>
        <w:rPr/>
        <w:t>MACCS GIPP</w:t>
      </w:r>
    </w:p>
    <w:p>
      <w:pPr>
        <w:pStyle w:val="ListParagraph"/>
        <w:numPr>
          <w:ilvl w:val="1"/>
          <w:numId w:val="10"/>
        </w:numPr>
        <w:rPr/>
      </w:pPr>
      <w:r>
        <w:rPr/>
        <w:t>Configuration Parameters</w:t>
      </w:r>
    </w:p>
    <w:p>
      <w:pPr>
        <w:pStyle w:val="Heading4"/>
        <w:numPr>
          <w:ilvl w:val="3"/>
          <w:numId w:val="1"/>
        </w:numPr>
        <w:rPr/>
      </w:pPr>
      <w:bookmarkStart w:id="440" w:name="_Toc417423543"/>
      <w:bookmarkEnd w:id="440"/>
      <w:r>
        <w:rPr/>
        <w:t>Resources</w:t>
      </w:r>
    </w:p>
    <w:p>
      <w:pPr>
        <w:pStyle w:val="Normal"/>
        <w:rPr>
          <w:lang w:val="en-US" w:eastAsia="fr-FR"/>
        </w:rPr>
      </w:pPr>
      <w:r>
        <w:rPr>
          <w:lang w:val="en-US" w:eastAsia="fr-FR"/>
        </w:rPr>
        <w:t xml:space="preserve">Not Applicable </w:t>
      </w:r>
    </w:p>
    <w:p>
      <w:pPr>
        <w:pStyle w:val="Heading4"/>
        <w:numPr>
          <w:ilvl w:val="3"/>
          <w:numId w:val="1"/>
        </w:numPr>
        <w:rPr/>
      </w:pPr>
      <w:bookmarkStart w:id="441" w:name="_Toc417423544"/>
      <w:r>
        <w:rPr/>
        <w:t>References</w:t>
      </w:r>
      <w:bookmarkEnd w:id="441"/>
      <w:r>
        <w:rPr/>
        <w:t xml:space="preserve"> </w:t>
      </w:r>
    </w:p>
    <w:p>
      <w:pPr>
        <w:pStyle w:val="Normal"/>
        <w:rPr/>
      </w:pPr>
      <w:r>
        <w:rPr>
          <w:lang w:val="en-US" w:eastAsia="fr-FR"/>
        </w:rPr>
        <w:t>This module is mainly on the User Manual [</w:t>
      </w:r>
      <w:r>
        <w:rPr>
          <w:lang w:val="en-US" w:eastAsia="fr-FR"/>
        </w:rPr>
        <w:fldChar w:fldCharType="begin"/>
      </w:r>
      <w:r>
        <w:instrText> REF _Ref417405185 \r \h </w:instrText>
      </w:r>
      <w:r>
        <w:fldChar w:fldCharType="separate"/>
      </w:r>
      <w:r>
        <w:t>RD.10</w:t>
      </w:r>
      <w:r>
        <w:fldChar w:fldCharType="end"/>
      </w:r>
      <w:r>
        <w:rPr>
          <w:lang w:val="en-US" w:eastAsia="fr-FR"/>
        </w:rPr>
        <w:t xml:space="preserve">] of MACCS. </w:t>
      </w:r>
    </w:p>
    <w:p>
      <w:pPr>
        <w:pStyle w:val="Heading4"/>
        <w:numPr>
          <w:ilvl w:val="3"/>
          <w:numId w:val="1"/>
        </w:numPr>
        <w:rPr/>
      </w:pPr>
      <w:bookmarkStart w:id="442" w:name="_Toc417423545"/>
      <w:bookmarkEnd w:id="442"/>
      <w:r>
        <w:rPr/>
        <w:t>Data</w:t>
      </w:r>
    </w:p>
    <w:p>
      <w:pPr>
        <w:pStyle w:val="Normal"/>
        <w:rPr/>
      </w:pPr>
      <w:r>
        <w:rPr/>
        <w:t>Not Applicable</w:t>
      </w:r>
    </w:p>
    <w:p>
      <w:pPr>
        <w:pStyle w:val="Heading3"/>
        <w:numPr>
          <w:ilvl w:val="2"/>
          <w:numId w:val="1"/>
        </w:numPr>
        <w:rPr/>
      </w:pPr>
      <w:bookmarkStart w:id="443" w:name="_Ref417422791"/>
      <w:bookmarkStart w:id="444" w:name="_Toc417423546"/>
      <w:r>
        <w:rPr/>
        <w:t>L2A L8 Post Processing Module</w:t>
      </w:r>
      <w:bookmarkEnd w:id="443"/>
      <w:bookmarkEnd w:id="444"/>
      <w:r>
        <w:rPr/>
        <w:t xml:space="preserve"> </w:t>
      </w:r>
    </w:p>
    <w:p>
      <w:pPr>
        <w:pStyle w:val="Heading4"/>
        <w:numPr>
          <w:ilvl w:val="3"/>
          <w:numId w:val="1"/>
        </w:numPr>
        <w:rPr/>
      </w:pPr>
      <w:bookmarkStart w:id="445" w:name="_Toc417423547"/>
      <w:bookmarkEnd w:id="445"/>
      <w:r>
        <w:rPr/>
        <w:t>Type</w:t>
      </w:r>
    </w:p>
    <w:p>
      <w:pPr>
        <w:pStyle w:val="Normal"/>
        <w:rPr>
          <w:lang w:val="en-US" w:eastAsia="fr-FR"/>
        </w:rPr>
      </w:pPr>
      <w:r>
        <w:rPr/>
        <w:t xml:space="preserve">The L2A L8 Post Processing </w:t>
      </w:r>
      <w:r>
        <w:rPr>
          <w:lang w:val="en-US" w:eastAsia="fr-FR"/>
        </w:rPr>
        <w:t>is a module which represents the post-processing step of the L2A processor specific to LandSat 8. This module is a composed of set of subroutines.</w:t>
      </w:r>
    </w:p>
    <w:p>
      <w:pPr>
        <w:pStyle w:val="Heading4"/>
        <w:numPr>
          <w:ilvl w:val="3"/>
          <w:numId w:val="1"/>
        </w:numPr>
        <w:rPr/>
      </w:pPr>
      <w:bookmarkStart w:id="446" w:name="_Toc417423548"/>
      <w:r>
        <w:rPr/>
        <w:t>Purpose</w:t>
      </w:r>
      <w:bookmarkEnd w:id="446"/>
      <w:r>
        <w:rPr/>
        <w:t xml:space="preserve"> </w:t>
      </w:r>
    </w:p>
    <w:p>
      <w:pPr>
        <w:pStyle w:val="Normal"/>
        <w:rPr>
          <w:lang w:val="en-US" w:eastAsia="fr-FR"/>
        </w:rPr>
      </w:pPr>
      <w:r>
        <w:rPr>
          <w:lang w:val="en-US" w:eastAsia="fr-FR"/>
        </w:rPr>
        <w:t xml:space="preserve">The </w:t>
      </w:r>
      <w:r>
        <w:rPr/>
        <w:t xml:space="preserve">L2A L8 Post Processing </w:t>
      </w:r>
      <w:r>
        <w:rPr>
          <w:lang w:val="en-US" w:eastAsia="fr-FR"/>
        </w:rPr>
        <w:t xml:space="preserve">consists to split a L2A L8 product into </w:t>
      </w:r>
      <w:r>
        <w:rPr>
          <w:i/>
          <w:lang w:val="en-US" w:eastAsia="fr-FR"/>
        </w:rPr>
        <w:t>n(≥1)</w:t>
      </w:r>
      <w:r>
        <w:rPr>
          <w:lang w:val="en-US" w:eastAsia="fr-FR"/>
        </w:rPr>
        <w:t xml:space="preserve"> L2A S2-L8 products.</w:t>
      </w:r>
    </w:p>
    <w:p>
      <w:pPr>
        <w:pStyle w:val="Heading4"/>
        <w:numPr>
          <w:ilvl w:val="3"/>
          <w:numId w:val="1"/>
        </w:numPr>
        <w:rPr/>
      </w:pPr>
      <w:bookmarkStart w:id="447" w:name="_Toc417423549"/>
      <w:bookmarkEnd w:id="447"/>
      <w:r>
        <w:rPr/>
        <w:t>Function</w:t>
      </w:r>
    </w:p>
    <w:p>
      <w:pPr>
        <w:pStyle w:val="Normal"/>
        <w:rPr/>
      </w:pPr>
      <w:r>
        <w:rPr/>
        <w:t>This module is composed of three steps:</w:t>
      </w:r>
    </w:p>
    <w:p>
      <w:pPr>
        <w:pStyle w:val="ListParagraph"/>
        <w:numPr>
          <w:ilvl w:val="0"/>
          <w:numId w:val="13"/>
        </w:numPr>
        <w:rPr/>
      </w:pPr>
      <w:r>
        <w:rPr/>
        <w:t>Identify the list of corresponding S2 tiles covered by the L8 tile;</w:t>
      </w:r>
    </w:p>
    <w:p>
      <w:pPr>
        <w:pStyle w:val="ListParagraph"/>
        <w:numPr>
          <w:ilvl w:val="0"/>
          <w:numId w:val="13"/>
        </w:numPr>
        <w:rPr/>
      </w:pPr>
      <w:r>
        <w:rPr/>
        <w:t>Reproject and crop the L8 tile (image data, mask data) to the different identified S2 tiles;</w:t>
      </w:r>
    </w:p>
    <w:p>
      <w:pPr>
        <w:pStyle w:val="ListParagraph"/>
        <w:numPr>
          <w:ilvl w:val="0"/>
          <w:numId w:val="13"/>
        </w:numPr>
        <w:rPr/>
      </w:pPr>
      <w:r>
        <w:rPr/>
        <w:t>Format the new set of products.</w:t>
      </w:r>
    </w:p>
    <w:p>
      <w:pPr>
        <w:pStyle w:val="Normal"/>
        <w:rPr/>
      </w:pPr>
      <w:r>
        <w:rPr/>
        <w:t>The first item will be based on auxiliary data previously computed:</w:t>
      </w:r>
    </w:p>
    <w:p>
      <w:pPr>
        <w:pStyle w:val="ListParagraph"/>
        <w:numPr>
          <w:ilvl w:val="0"/>
          <w:numId w:val="14"/>
        </w:numPr>
        <w:rPr/>
      </w:pPr>
      <w:r>
        <w:rPr/>
        <w:t>A list of S2 tiles covered by each possible L8 tile : L8_S2_tile_ID_list_vX.Y.xml;</w:t>
      </w:r>
    </w:p>
    <w:p>
      <w:pPr>
        <w:pStyle w:val="ListParagraph"/>
        <w:numPr>
          <w:ilvl w:val="0"/>
          <w:numId w:val="14"/>
        </w:numPr>
        <w:rPr/>
      </w:pPr>
      <w:r>
        <w:rPr/>
        <w:t>A list composed of the bounding box of each S2 tiles : S2_tile_BB_list_vX.Y.xml;</w:t>
      </w:r>
    </w:p>
    <w:p>
      <w:pPr>
        <w:pStyle w:val="ListParagraph"/>
        <w:numPr>
          <w:ilvl w:val="0"/>
          <w:numId w:val="14"/>
        </w:numPr>
        <w:rPr/>
      </w:pPr>
      <w:r>
        <w:rPr/>
        <w:t>A table which identified for each L8 band ID the corresponding S2 band IDs: L8band_S2bands_vX.Y.xml;</w:t>
      </w:r>
    </w:p>
    <w:p>
      <w:pPr>
        <w:pStyle w:val="ListParagraph"/>
        <w:numPr>
          <w:ilvl w:val="0"/>
          <w:numId w:val="14"/>
        </w:numPr>
        <w:rPr/>
      </w:pPr>
      <w:r>
        <w:rPr/>
        <w:t>A table which identified for each S2 band ID the corresponding spatial resolution: S2bands_res_vX.Y.xml/</w:t>
      </w:r>
    </w:p>
    <w:p>
      <w:pPr>
        <w:pStyle w:val="Normal"/>
        <w:rPr>
          <w:lang w:val="en-US" w:eastAsia="fr-FR"/>
        </w:rPr>
      </w:pPr>
      <w:r>
        <w:rPr>
          <w:lang w:val="en-US" w:eastAsia="fr-FR"/>
        </w:rPr>
        <w:t>The pseudo-code of this module is the following:</w:t>
      </w:r>
    </w:p>
    <w:p>
      <w:pPr>
        <w:pStyle w:val="Code"/>
        <w:rPr>
          <w:lang w:val="en-US"/>
        </w:rPr>
      </w:pPr>
      <w:r>
        <w:rPr>
          <w:lang w:val="en-US"/>
        </w:rPr>
        <w:t>S2_tile_ID_list = Read(</w:t>
      </w:r>
      <w:r>
        <w:rPr/>
        <w:t>L8_S2_tile_ID_list, L8_tile_ID)</w:t>
      </w:r>
    </w:p>
    <w:p>
      <w:pPr>
        <w:pStyle w:val="Code"/>
        <w:rPr>
          <w:lang w:val="en-US"/>
        </w:rPr>
      </w:pPr>
      <w:r>
        <w:rPr>
          <w:lang w:val="en-US"/>
        </w:rPr>
        <w:t>For each S2_tile_ID in S2_tile_ID_list</w:t>
      </w:r>
    </w:p>
    <w:p>
      <w:pPr>
        <w:pStyle w:val="Code"/>
        <w:ind w:left="720" w:hanging="0"/>
        <w:rPr>
          <w:lang w:val="en-US"/>
        </w:rPr>
      </w:pPr>
      <w:r>
        <w:rPr/>
        <w:t>S2_tile_BB = Read(S2_tile_BB_list,</w:t>
      </w:r>
      <w:r>
        <w:rPr>
          <w:lang w:val="en-US"/>
        </w:rPr>
        <w:t xml:space="preserve"> S2_tile_ID)</w:t>
      </w:r>
    </w:p>
    <w:p>
      <w:pPr>
        <w:pStyle w:val="Code"/>
        <w:ind w:left="720" w:hanging="0"/>
        <w:rPr>
          <w:lang w:val="en-US"/>
        </w:rPr>
      </w:pPr>
      <w:r>
        <w:rPr>
          <w:lang w:val="en-US"/>
        </w:rPr>
        <w:t>For each b_L8 in b_L8_list</w:t>
      </w:r>
    </w:p>
    <w:p>
      <w:pPr>
        <w:pStyle w:val="Code"/>
        <w:ind w:left="1440" w:hanging="0"/>
        <w:rPr>
          <w:lang w:val="en-US"/>
        </w:rPr>
      </w:pPr>
      <w:r>
        <w:rPr>
          <w:lang w:val="en-US"/>
        </w:rPr>
        <w:t>S2_bands_list = Read(</w:t>
      </w:r>
      <w:r>
        <w:rPr/>
        <w:t>L8band_S2bands, b_L8)</w:t>
      </w:r>
    </w:p>
    <w:p>
      <w:pPr>
        <w:pStyle w:val="Code"/>
        <w:ind w:left="1440" w:hanging="0"/>
        <w:rPr>
          <w:lang w:val="en-US"/>
        </w:rPr>
      </w:pPr>
      <w:r>
        <w:rPr>
          <w:lang w:val="en-US"/>
        </w:rPr>
        <w:t>For each b_S2 in S2_bands_list</w:t>
      </w:r>
    </w:p>
    <w:p>
      <w:pPr>
        <w:pStyle w:val="Code"/>
        <w:ind w:left="2160" w:hanging="0"/>
        <w:rPr>
          <w:lang w:val="en-US"/>
        </w:rPr>
      </w:pPr>
      <w:r>
        <w:rPr>
          <w:lang w:val="en-US"/>
        </w:rPr>
        <w:t>b_S2_res = Read(</w:t>
      </w:r>
      <w:r>
        <w:rPr/>
        <w:t>S2bands_res</w:t>
      </w:r>
      <w:r>
        <w:rPr>
          <w:lang w:val="en-US"/>
        </w:rPr>
        <w:t>,b_S2)</w:t>
      </w:r>
    </w:p>
    <w:p>
      <w:pPr>
        <w:pStyle w:val="Code"/>
        <w:ind w:left="2160" w:hanging="0"/>
        <w:rPr>
          <w:lang w:val="en-US"/>
        </w:rPr>
      </w:pPr>
      <w:r>
        <w:rPr>
          <w:lang w:val="en-US"/>
        </w:rPr>
        <w:t>ρ</w:t>
      </w:r>
      <w:r>
        <w:rPr>
          <w:vertAlign w:val="subscript"/>
          <w:lang w:val="en-US"/>
        </w:rPr>
        <w:t>S2L8</w:t>
      </w:r>
      <w:r>
        <w:rPr>
          <w:lang w:val="en-US"/>
        </w:rPr>
        <w:t>(b_S2) = ReprojectAndCrop(ρ</w:t>
      </w:r>
      <w:r>
        <w:rPr>
          <w:vertAlign w:val="subscript"/>
          <w:lang w:val="en-US"/>
        </w:rPr>
        <w:t>L8</w:t>
      </w:r>
      <w:r>
        <w:rPr>
          <w:lang w:val="en-US"/>
        </w:rPr>
        <w:t>(b_L8),</w:t>
      </w:r>
      <w:r>
        <w:rPr/>
        <w:t xml:space="preserve"> S2_tile_BB,</w:t>
      </w:r>
      <w:r>
        <w:rPr>
          <w:lang w:val="en-US"/>
        </w:rPr>
        <w:t xml:space="preserve"> b_S2_res)</w:t>
      </w:r>
    </w:p>
    <w:p>
      <w:pPr>
        <w:pStyle w:val="Code"/>
        <w:ind w:left="1440" w:hanging="0"/>
        <w:rPr>
          <w:lang w:val="en-US"/>
        </w:rPr>
      </w:pPr>
      <w:r>
        <w:rPr>
          <w:lang w:val="en-US"/>
        </w:rPr>
        <w:t>For each MSK in the available masks in the product</w:t>
      </w:r>
    </w:p>
    <w:p>
      <w:pPr>
        <w:pStyle w:val="Code"/>
        <w:ind w:left="1440" w:hanging="0"/>
        <w:rPr>
          <w:lang w:val="en-US"/>
        </w:rPr>
      </w:pPr>
      <w:r>
        <w:rPr>
          <w:lang w:val="en-US"/>
        </w:rPr>
        <w:t>For each res in S2_res_list</w:t>
      </w:r>
    </w:p>
    <w:p>
      <w:pPr>
        <w:pStyle w:val="Code"/>
        <w:ind w:left="2160" w:hanging="0"/>
        <w:rPr>
          <w:lang w:val="en-US"/>
        </w:rPr>
      </w:pPr>
      <w:r>
        <w:rPr>
          <w:lang w:val="en-US"/>
        </w:rPr>
        <w:t>MSK</w:t>
      </w:r>
      <w:r>
        <w:rPr>
          <w:vertAlign w:val="subscript"/>
          <w:lang w:val="en-US"/>
        </w:rPr>
        <w:t>S2L8</w:t>
      </w:r>
      <w:r>
        <w:rPr>
          <w:lang w:val="en-US"/>
        </w:rPr>
        <w:t>(res) = ReprojectAndCrop(MSK</w:t>
      </w:r>
      <w:r>
        <w:rPr>
          <w:vertAlign w:val="subscript"/>
          <w:lang w:val="en-US"/>
        </w:rPr>
        <w:t>S2</w:t>
      </w:r>
      <w:r>
        <w:rPr>
          <w:lang w:val="en-US"/>
        </w:rPr>
        <w:t>,</w:t>
      </w:r>
      <w:r>
        <w:rPr/>
        <w:t xml:space="preserve"> S2_tile_BB,</w:t>
      </w:r>
      <w:r>
        <w:rPr>
          <w:lang w:val="en-US"/>
        </w:rPr>
        <w:t xml:space="preserve"> res1)</w:t>
      </w:r>
    </w:p>
    <w:p>
      <w:pPr>
        <w:pStyle w:val="Code"/>
        <w:ind w:left="2160" w:hanging="0"/>
        <w:rPr>
          <w:lang w:val="en-US"/>
        </w:rPr>
      </w:pPr>
      <w:r>
        <w:rPr>
          <w:lang w:val="en-US"/>
        </w:rPr>
        <w:t>If MSK</w:t>
      </w:r>
      <w:r>
        <w:rPr>
          <w:vertAlign w:val="subscript"/>
          <w:lang w:val="en-US"/>
        </w:rPr>
        <w:t>S2L8</w:t>
      </w:r>
      <w:r>
        <w:rPr>
          <w:lang w:val="en-US"/>
        </w:rPr>
        <w:t xml:space="preserve"> is a binary mask</w:t>
      </w:r>
    </w:p>
    <w:p>
      <w:pPr>
        <w:pStyle w:val="Code"/>
        <w:ind w:left="2160" w:firstLine="720"/>
        <w:rPr>
          <w:lang w:val="en-US"/>
        </w:rPr>
      </w:pPr>
      <w:r>
        <w:rPr>
          <w:lang w:val="en-US"/>
        </w:rPr>
        <w:t>MSKB</w:t>
      </w:r>
      <w:r>
        <w:rPr>
          <w:vertAlign w:val="subscript"/>
          <w:lang w:val="en-US"/>
        </w:rPr>
        <w:t>S2L8</w:t>
      </w:r>
      <w:r>
        <w:rPr>
          <w:lang w:val="en-US"/>
        </w:rPr>
        <w:t>(res) = Threshold(MSK</w:t>
      </w:r>
      <w:r>
        <w:rPr>
          <w:vertAlign w:val="subscript"/>
          <w:lang w:val="en-US"/>
        </w:rPr>
        <w:t>S2L8</w:t>
      </w:r>
      <w:r>
        <w:rPr>
          <w:lang w:val="en-US"/>
        </w:rPr>
        <w:t>(res))</w:t>
      </w:r>
    </w:p>
    <w:p>
      <w:pPr>
        <w:pStyle w:val="Code"/>
        <w:ind w:left="720" w:firstLine="720"/>
        <w:rPr>
          <w:lang w:val="en-US"/>
        </w:rPr>
      </w:pPr>
      <w:r>
        <w:rPr>
          <w:lang w:val="en-US"/>
        </w:rPr>
        <w:t xml:space="preserve">CreateL2AProduct(reflectances, masks) </w:t>
      </w:r>
    </w:p>
    <w:p>
      <w:pPr>
        <w:pStyle w:val="Heading4"/>
        <w:numPr>
          <w:ilvl w:val="3"/>
          <w:numId w:val="1"/>
        </w:numPr>
        <w:rPr/>
      </w:pPr>
      <w:bookmarkStart w:id="448" w:name="_Toc417423550"/>
      <w:r>
        <w:rPr/>
        <w:t>Subordinates</w:t>
      </w:r>
      <w:bookmarkEnd w:id="448"/>
      <w:r>
        <w:rPr/>
        <w:t xml:space="preserve"> </w:t>
      </w:r>
    </w:p>
    <w:p>
      <w:pPr>
        <w:pStyle w:val="Normal"/>
        <w:rPr>
          <w:lang w:eastAsia="fr-FR"/>
        </w:rPr>
      </w:pPr>
      <w:r>
        <w:rPr>
          <w:lang w:eastAsia="fr-FR"/>
        </w:rPr>
        <w:t>Based on pseudo-code above, the list of sub-components is the following:</w:t>
      </w:r>
    </w:p>
    <w:p>
      <w:pPr>
        <w:pStyle w:val="ListParagraph"/>
        <w:numPr>
          <w:ilvl w:val="0"/>
          <w:numId w:val="12"/>
        </w:numPr>
        <w:rPr/>
      </w:pPr>
      <w:r>
        <w:rPr/>
        <w:t>Read: this sub-component allow to extract from an xml file some information for a specific key</w:t>
      </w:r>
    </w:p>
    <w:p>
      <w:pPr>
        <w:pStyle w:val="ListParagraph"/>
        <w:numPr>
          <w:ilvl w:val="0"/>
          <w:numId w:val="12"/>
        </w:numPr>
        <w:rPr/>
      </w:pPr>
      <w:r>
        <w:rPr>
          <w:lang w:val="en-US"/>
        </w:rPr>
        <w:t>ReprojectAndCrop</w:t>
      </w:r>
      <w:r>
        <w:rPr/>
        <w:t>: this sub-component is already described in a previous component;</w:t>
      </w:r>
    </w:p>
    <w:p>
      <w:pPr>
        <w:pStyle w:val="ListParagraph"/>
        <w:numPr>
          <w:ilvl w:val="0"/>
          <w:numId w:val="12"/>
        </w:numPr>
        <w:rPr/>
      </w:pPr>
      <w:r>
        <w:rPr>
          <w:lang w:val="en-US"/>
        </w:rPr>
        <w:t>Threshold</w:t>
      </w:r>
      <w:r>
        <w:rPr/>
        <w:t xml:space="preserve">: this sub-component is based on the OTB BandMath application with a simple formula: </w:t>
      </w:r>
    </w:p>
    <w:p>
      <w:pPr>
        <w:pStyle w:val="Code"/>
        <w:ind w:left="720" w:firstLine="720"/>
        <w:rPr/>
      </w:pPr>
      <w:r>
        <w:rPr/>
        <w:t>if(input≥threshold_value,1,0)</w:t>
      </w:r>
    </w:p>
    <w:p>
      <w:pPr>
        <w:pStyle w:val="Code"/>
        <w:ind w:left="720" w:firstLine="720"/>
        <w:rPr/>
      </w:pPr>
      <w:r>
        <w:rPr/>
      </w:r>
    </w:p>
    <w:p>
      <w:pPr>
        <w:pStyle w:val="ListParagraph"/>
        <w:numPr>
          <w:ilvl w:val="0"/>
          <w:numId w:val="12"/>
        </w:numPr>
        <w:rPr/>
      </w:pPr>
      <w:r>
        <w:rPr>
          <w:lang w:val="en-US"/>
        </w:rPr>
        <w:t>CreateL2AProduct</w:t>
      </w:r>
      <w:r>
        <w:rPr/>
        <w:t>: this sub-component allow to create a new L2A product from the available image and mask data into a new directory.</w:t>
      </w:r>
    </w:p>
    <w:p>
      <w:pPr>
        <w:pStyle w:val="Heading4"/>
        <w:numPr>
          <w:ilvl w:val="3"/>
          <w:numId w:val="1"/>
        </w:numPr>
        <w:rPr/>
      </w:pPr>
      <w:bookmarkStart w:id="449" w:name="_Toc417423551"/>
      <w:r>
        <w:rPr/>
        <w:t>Dependencies</w:t>
      </w:r>
      <w:bookmarkEnd w:id="449"/>
      <w:r>
        <w:rPr/>
        <w:t xml:space="preserve"> </w:t>
      </w:r>
    </w:p>
    <w:p>
      <w:pPr>
        <w:pStyle w:val="Normal"/>
        <w:rPr>
          <w:lang w:eastAsia="fr-FR"/>
        </w:rPr>
      </w:pPr>
      <w:r>
        <w:rPr>
          <w:lang w:eastAsia="fr-FR"/>
        </w:rPr>
        <w:t>The dependences of this module are the following:</w:t>
      </w:r>
    </w:p>
    <w:p>
      <w:pPr>
        <w:pStyle w:val="ListParagraph"/>
        <w:numPr>
          <w:ilvl w:val="0"/>
          <w:numId w:val="15"/>
        </w:numPr>
        <w:rPr/>
      </w:pPr>
      <w:r>
        <w:rPr/>
        <w:t>The Common library/package to provide capabilities to read or write L2A product (image and mask data and metadata).</w:t>
      </w:r>
    </w:p>
    <w:p>
      <w:pPr>
        <w:pStyle w:val="ListParagraph"/>
        <w:numPr>
          <w:ilvl w:val="0"/>
          <w:numId w:val="15"/>
        </w:numPr>
        <w:rPr/>
      </w:pPr>
      <w:r>
        <w:rPr/>
        <w:t>The OTB application package</w:t>
      </w:r>
    </w:p>
    <w:p>
      <w:pPr>
        <w:pStyle w:val="ListParagraph"/>
        <w:numPr>
          <w:ilvl w:val="0"/>
          <w:numId w:val="15"/>
        </w:numPr>
        <w:rPr/>
      </w:pPr>
      <w:r>
        <w:rPr/>
        <w:t>The GDAL API (TBC)</w:t>
      </w:r>
    </w:p>
    <w:p>
      <w:pPr>
        <w:pStyle w:val="Normal"/>
        <w:rPr>
          <w:lang w:eastAsia="fr-FR"/>
        </w:rPr>
      </w:pPr>
      <w:r>
        <w:rPr>
          <w:lang w:eastAsia="fr-FR"/>
        </w:rPr>
        <w:t>This component should be initialized at the beginning of the module.</w:t>
      </w:r>
    </w:p>
    <w:p>
      <w:pPr>
        <w:pStyle w:val="Heading4"/>
        <w:numPr>
          <w:ilvl w:val="3"/>
          <w:numId w:val="1"/>
        </w:numPr>
        <w:rPr/>
      </w:pPr>
      <w:bookmarkStart w:id="450" w:name="_Toc417423552"/>
      <w:bookmarkEnd w:id="450"/>
      <w:r>
        <w:rPr/>
        <w:t>Interfaces</w:t>
      </w:r>
    </w:p>
    <w:p>
      <w:pPr>
        <w:pStyle w:val="Normal"/>
        <w:rPr>
          <w:lang w:eastAsia="fr-FR"/>
        </w:rPr>
      </w:pPr>
      <w:r>
        <w:rPr>
          <w:lang w:eastAsia="fr-FR"/>
        </w:rPr>
        <w:t>The main interfaces in term of control flow are:</w:t>
      </w:r>
    </w:p>
    <w:p>
      <w:pPr>
        <w:pStyle w:val="ListParagraph"/>
        <w:numPr>
          <w:ilvl w:val="0"/>
          <w:numId w:val="9"/>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10"/>
        </w:numPr>
        <w:rPr/>
      </w:pPr>
      <w:r>
        <w:rPr/>
        <w:t>As input, a L8 L2A product (L8_L2A_PRD):</w:t>
      </w:r>
    </w:p>
    <w:p>
      <w:pPr>
        <w:pStyle w:val="ListParagraph"/>
        <w:numPr>
          <w:ilvl w:val="1"/>
          <w:numId w:val="10"/>
        </w:numPr>
        <w:rPr/>
      </w:pPr>
      <w:r>
        <w:rPr/>
        <w:t>Its reflectance</w:t>
      </w:r>
    </w:p>
    <w:p>
      <w:pPr>
        <w:pStyle w:val="ListParagraph"/>
        <w:numPr>
          <w:ilvl w:val="1"/>
          <w:numId w:val="10"/>
        </w:numPr>
        <w:rPr/>
      </w:pPr>
      <w:r>
        <w:rPr/>
        <w:t>Its masks</w:t>
      </w:r>
    </w:p>
    <w:p>
      <w:pPr>
        <w:pStyle w:val="ListParagraph"/>
        <w:numPr>
          <w:ilvl w:val="0"/>
          <w:numId w:val="10"/>
        </w:numPr>
        <w:rPr/>
      </w:pPr>
      <w:r>
        <w:rPr/>
        <w:t>As output, a new set of S2 L2A product (S2L8_L2A_PRD):</w:t>
      </w:r>
    </w:p>
    <w:p>
      <w:pPr>
        <w:pStyle w:val="ListParagraph"/>
        <w:numPr>
          <w:ilvl w:val="0"/>
          <w:numId w:val="10"/>
        </w:numPr>
        <w:rPr/>
      </w:pPr>
      <w:r>
        <w:rPr/>
        <w:t>As auxiliary data</w:t>
      </w:r>
    </w:p>
    <w:p>
      <w:pPr>
        <w:pStyle w:val="ListParagraph"/>
        <w:numPr>
          <w:ilvl w:val="1"/>
          <w:numId w:val="10"/>
        </w:numPr>
        <w:rPr/>
      </w:pPr>
      <w:r>
        <w:rPr/>
        <w:t>L8_S2_tile_ID_list</w:t>
      </w:r>
    </w:p>
    <w:p>
      <w:pPr>
        <w:pStyle w:val="ListParagraph"/>
        <w:numPr>
          <w:ilvl w:val="1"/>
          <w:numId w:val="10"/>
        </w:numPr>
        <w:rPr/>
      </w:pPr>
      <w:r>
        <w:rPr/>
        <w:t>S2_tile_BB_list</w:t>
      </w:r>
    </w:p>
    <w:p>
      <w:pPr>
        <w:pStyle w:val="ListParagraph"/>
        <w:numPr>
          <w:ilvl w:val="1"/>
          <w:numId w:val="10"/>
        </w:numPr>
        <w:rPr/>
      </w:pPr>
      <w:r>
        <w:rPr/>
        <w:t>L8band_S2bands</w:t>
      </w:r>
    </w:p>
    <w:p>
      <w:pPr>
        <w:pStyle w:val="ListParagraph"/>
        <w:numPr>
          <w:ilvl w:val="1"/>
          <w:numId w:val="10"/>
        </w:numPr>
        <w:rPr/>
      </w:pPr>
      <w:r>
        <w:rPr/>
        <w:t>S2bands_res</w:t>
      </w:r>
    </w:p>
    <w:p>
      <w:pPr>
        <w:pStyle w:val="ListParagraph"/>
        <w:numPr>
          <w:ilvl w:val="0"/>
          <w:numId w:val="10"/>
        </w:numPr>
        <w:rPr/>
      </w:pPr>
      <w:r>
        <w:rPr/>
        <w:t>As image processing parameters</w:t>
      </w:r>
    </w:p>
    <w:p>
      <w:pPr>
        <w:pStyle w:val="ListParagraph"/>
        <w:numPr>
          <w:ilvl w:val="1"/>
          <w:numId w:val="10"/>
        </w:numPr>
        <w:rPr/>
      </w:pPr>
      <w:r>
        <w:rPr/>
        <w:t>Not applicable here</w:t>
      </w:r>
    </w:p>
    <w:p>
      <w:pPr>
        <w:pStyle w:val="Heading4"/>
        <w:numPr>
          <w:ilvl w:val="3"/>
          <w:numId w:val="1"/>
        </w:numPr>
        <w:rPr/>
      </w:pPr>
      <w:bookmarkStart w:id="451" w:name="_Toc417423553"/>
      <w:bookmarkEnd w:id="451"/>
      <w:r>
        <w:rPr/>
        <w:t>Resources</w:t>
      </w:r>
    </w:p>
    <w:p>
      <w:pPr>
        <w:pStyle w:val="Normal"/>
        <w:rPr>
          <w:lang w:val="en-US" w:eastAsia="fr-FR"/>
        </w:rPr>
      </w:pPr>
      <w:r>
        <w:rPr>
          <w:lang w:val="en-US" w:eastAsia="fr-FR"/>
        </w:rPr>
        <w:t xml:space="preserve">Not Applicable </w:t>
      </w:r>
    </w:p>
    <w:p>
      <w:pPr>
        <w:pStyle w:val="Heading4"/>
        <w:numPr>
          <w:ilvl w:val="3"/>
          <w:numId w:val="1"/>
        </w:numPr>
        <w:rPr/>
      </w:pPr>
      <w:bookmarkStart w:id="452" w:name="_Toc417423554"/>
      <w:r>
        <w:rPr/>
        <w:t>References</w:t>
      </w:r>
      <w:bookmarkEnd w:id="452"/>
      <w:r>
        <w:rPr/>
        <w:t xml:space="preserve"> </w:t>
      </w:r>
    </w:p>
    <w:p>
      <w:pPr>
        <w:pStyle w:val="Normal"/>
        <w:rPr>
          <w:i/>
          <w:i/>
          <w:color w:val="0000FF"/>
          <w:lang w:val="en-US" w:eastAsia="fr-FR"/>
        </w:rPr>
      </w:pPr>
      <w:r>
        <w:rPr>
          <w:lang w:val="en-US" w:eastAsia="fr-FR"/>
        </w:rPr>
        <w:t>This module is mainly based on the MACCS L2A PSD document and the documentation of the OTB application.</w:t>
      </w:r>
    </w:p>
    <w:p>
      <w:pPr>
        <w:pStyle w:val="Heading4"/>
        <w:numPr>
          <w:ilvl w:val="3"/>
          <w:numId w:val="1"/>
        </w:numPr>
        <w:rPr/>
      </w:pPr>
      <w:bookmarkStart w:id="453" w:name="_Toc417423555"/>
      <w:bookmarkEnd w:id="453"/>
      <w:r>
        <w:rPr/>
        <w:t>Data</w:t>
      </w:r>
    </w:p>
    <w:p>
      <w:pPr>
        <w:pStyle w:val="Normal"/>
        <w:rPr>
          <w:lang w:eastAsia="fr-FR"/>
        </w:rPr>
      </w:pPr>
      <w:r>
        <w:rPr/>
        <w:t>Not Applicable</w:t>
      </w:r>
    </w:p>
    <w:p>
      <w:pPr>
        <w:pStyle w:val="Heading3"/>
        <w:numPr>
          <w:ilvl w:val="2"/>
          <w:numId w:val="1"/>
        </w:numPr>
        <w:rPr/>
      </w:pPr>
      <w:bookmarkStart w:id="454" w:name="_Ref417422804"/>
      <w:bookmarkStart w:id="455" w:name="_Toc417423556"/>
      <w:bookmarkStart w:id="456" w:name="_Toc416974364"/>
      <w:bookmarkStart w:id="457" w:name="_Toc417062994"/>
      <w:bookmarkEnd w:id="454"/>
      <w:bookmarkEnd w:id="455"/>
      <w:bookmarkEnd w:id="456"/>
      <w:bookmarkEnd w:id="457"/>
      <w:r>
        <w:rPr/>
        <w:t>Bidirectional Correction Processor</w:t>
      </w:r>
    </w:p>
    <w:p>
      <w:pPr>
        <w:pStyle w:val="Heading4"/>
        <w:numPr>
          <w:ilvl w:val="3"/>
          <w:numId w:val="1"/>
        </w:numPr>
        <w:rPr/>
      </w:pPr>
      <w:bookmarkStart w:id="458" w:name="_Toc416974365"/>
      <w:bookmarkStart w:id="459" w:name="_Toc417062995"/>
      <w:bookmarkStart w:id="460" w:name="_Toc417423557"/>
      <w:bookmarkEnd w:id="458"/>
      <w:bookmarkEnd w:id="459"/>
      <w:bookmarkEnd w:id="460"/>
      <w:r>
        <w:rPr/>
        <w:t>Type</w:t>
      </w:r>
    </w:p>
    <w:p>
      <w:pPr>
        <w:pStyle w:val="Normal"/>
        <w:rPr>
          <w:lang w:eastAsia="fr-FR"/>
        </w:rPr>
      </w:pPr>
      <w:r>
        <w:rPr>
          <w:lang w:eastAsia="fr-FR"/>
        </w:rPr>
        <w:t xml:space="preserve">The bidirectional correction is a module which represents an optional pre-processing step of the L3A processor. This module is a collection of executable or internal functions.  </w:t>
      </w:r>
    </w:p>
    <w:p>
      <w:pPr>
        <w:pStyle w:val="Heading4"/>
        <w:numPr>
          <w:ilvl w:val="3"/>
          <w:numId w:val="1"/>
        </w:numPr>
        <w:rPr/>
      </w:pPr>
      <w:bookmarkStart w:id="461" w:name="_Toc416974366"/>
      <w:bookmarkStart w:id="462" w:name="_Toc417062996"/>
      <w:bookmarkStart w:id="463" w:name="_Toc417423558"/>
      <w:r>
        <w:rPr/>
        <w:t>Purpose</w:t>
      </w:r>
      <w:bookmarkEnd w:id="461"/>
      <w:bookmarkEnd w:id="462"/>
      <w:bookmarkEnd w:id="463"/>
      <w:r>
        <w:rPr/>
        <w:t xml:space="preserve"> </w:t>
      </w:r>
    </w:p>
    <w:p>
      <w:pPr>
        <w:pStyle w:val="Normal"/>
        <w:rPr/>
      </w:pPr>
      <w:r>
        <w:rPr>
          <w:lang w:eastAsia="fr-FR"/>
        </w:rPr>
        <w:t>The bidirectional correction consists to correct the effect of the large set of viewing and illumination angles available in a tile and the effect induce by the fact that several part of a tile  are viewed by different orbits and so with different angles. The impact of this effect is quite important during the composite synthesis [</w:t>
      </w:r>
      <w:r>
        <w:rPr>
          <w:lang w:eastAsia="fr-FR"/>
        </w:rPr>
        <w:fldChar w:fldCharType="begin"/>
      </w:r>
      <w:r>
        <w:instrText> REF _Ref358796895 \r \h </w:instrText>
      </w:r>
      <w:r>
        <w:fldChar w:fldCharType="separate"/>
      </w:r>
      <w:r>
        <w:t>RD.1</w:t>
      </w:r>
      <w:r>
        <w:fldChar w:fldCharType="end"/>
      </w:r>
      <w:r>
        <w:rPr>
          <w:lang w:eastAsia="fr-FR"/>
        </w:rPr>
        <w:t xml:space="preserve">]. </w:t>
      </w:r>
    </w:p>
    <w:p>
      <w:pPr>
        <w:pStyle w:val="Normal"/>
        <w:rPr>
          <w:lang w:eastAsia="fr-FR"/>
        </w:rPr>
      </w:pPr>
      <w:r>
        <w:rPr>
          <w:lang w:eastAsia="fr-FR"/>
        </w:rPr>
        <w:t xml:space="preserve">Currently, due to the lack of angles data grid in Landsat 8, only Sentinel-2 data are corrected. </w:t>
      </w:r>
    </w:p>
    <w:p>
      <w:pPr>
        <w:pStyle w:val="Heading4"/>
        <w:numPr>
          <w:ilvl w:val="3"/>
          <w:numId w:val="1"/>
        </w:numPr>
        <w:rPr/>
      </w:pPr>
      <w:bookmarkStart w:id="464" w:name="_Toc416974367"/>
      <w:bookmarkStart w:id="465" w:name="_Toc417062997"/>
      <w:bookmarkStart w:id="466" w:name="_Toc417423559"/>
      <w:bookmarkEnd w:id="464"/>
      <w:bookmarkEnd w:id="465"/>
      <w:bookmarkEnd w:id="466"/>
      <w:r>
        <w:rPr/>
        <w:t>Function</w:t>
      </w:r>
    </w:p>
    <w:p>
      <w:pPr>
        <w:pStyle w:val="Normal"/>
        <w:rPr/>
      </w:pPr>
      <w:r>
        <w:rPr>
          <w:lang w:eastAsia="fr-FR"/>
        </w:rPr>
        <w:t>This module is based on the algorithm description done in the Composite ATBD [</w:t>
      </w:r>
      <w:r>
        <w:rPr>
          <w:lang w:eastAsia="fr-FR"/>
        </w:rPr>
        <w:fldChar w:fldCharType="begin"/>
      </w:r>
      <w:r>
        <w:instrText> REF _Ref358796895 \r \h </w:instrText>
      </w:r>
      <w:r>
        <w:fldChar w:fldCharType="separate"/>
      </w:r>
      <w:r>
        <w:t>RD.1</w:t>
      </w:r>
      <w:r>
        <w:fldChar w:fldCharType="end"/>
      </w:r>
      <w:r>
        <w:rPr>
          <w:lang w:eastAsia="fr-FR"/>
        </w:rPr>
        <w:t xml:space="preserve">]. In </w:t>
      </w:r>
      <w:r>
        <w:rPr>
          <w:lang w:eastAsia="fr-FR"/>
        </w:rPr>
        <w:fldChar w:fldCharType="begin"/>
      </w:r>
      <w:r>
        <w:instrText> REF _Ref417318629 \h </w:instrText>
      </w:r>
      <w:r>
        <w:fldChar w:fldCharType="separate"/>
      </w:r>
      <w:r>
        <w:t>Figure  4 -18</w:t>
      </w:r>
      <w:r>
        <w:fldChar w:fldCharType="end"/>
      </w:r>
      <w:r>
        <w:rPr>
          <w:lang w:eastAsia="fr-FR"/>
        </w:rPr>
        <w:t>, we present a global diagram of the different internal steps of the module and the main data elements.</w:t>
      </w:r>
    </w:p>
    <w:p>
      <w:pPr>
        <w:pStyle w:val="Normal"/>
        <w:jc w:val="center"/>
        <w:rPr>
          <w:lang w:eastAsia="fr-FR"/>
        </w:rPr>
      </w:pPr>
      <w:r>
        <w:rPr/>
        <w:drawing>
          <wp:inline distT="0" distB="0" distL="0" distR="0">
            <wp:extent cx="5722620" cy="3086100"/>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722620" cy="3086100"/>
                    </a:xfrm>
                    <a:prstGeom prst="rect">
                      <a:avLst/>
                    </a:prstGeom>
                    <a:noFill/>
                    <a:ln w="9525">
                      <a:noFill/>
                      <a:miter lim="800000"/>
                      <a:headEnd/>
                      <a:tailEnd/>
                    </a:ln>
                  </pic:spPr>
                </pic:pic>
              </a:graphicData>
            </a:graphic>
          </wp:inline>
        </w:drawing>
      </w:r>
    </w:p>
    <w:p>
      <w:pPr>
        <w:pStyle w:val="Caption1"/>
        <w:rPr/>
      </w:pPr>
      <w:bookmarkStart w:id="467" w:name="_Ref417320546"/>
      <w:bookmarkStart w:id="468" w:name="_Toc417422275"/>
      <w:bookmarkStart w:id="469" w:name="_Ref417318629"/>
      <w:r>
        <w:rPr>
          <w:lang w:val="en-GB"/>
        </w:rPr>
        <w:t xml:space="preserve">Figure </w:t>
      </w:r>
      <w:r>
        <w:fldChar w:fldCharType="begin"/>
      </w:r>
      <w:r>
        <w:instrText>STYLEREF 1 \s</w:instrText>
      </w:r>
      <w:r>
        <w:fldChar w:fldCharType="separate"/>
      </w:r>
      <w:bookmarkStart w:id="470" w:name="__Fieldmark__7862_51071921"/>
      <w:r>
        <w:rPr>
          <w:lang w:val="en-GB"/>
        </w:rPr>
        <w:t>4</w:t>
      </w:r>
      <w:bookmarkStart w:id="471" w:name="__Fieldmark__8127_714155160"/>
      <w:r>
        <w:rPr>
          <w:lang w:val="en-GB"/>
        </w:rPr>
      </w:r>
      <w:r>
        <w:fldChar w:fldCharType="end"/>
      </w:r>
      <w:bookmarkEnd w:id="470"/>
      <w:bookmarkEnd w:id="471"/>
      <w:r>
        <w:rPr>
          <w:lang w:val="en-GB"/>
        </w:rPr>
        <w:noBreakHyphen/>
      </w:r>
      <w:r>
        <w:rPr>
          <w:lang w:val="en-GB"/>
        </w:rPr>
        <w:fldChar w:fldCharType="begin"/>
      </w:r>
      <w:r>
        <w:instrText> SEQ Figure \* ARABIC </w:instrText>
      </w:r>
      <w:r>
        <w:fldChar w:fldCharType="separate"/>
      </w:r>
      <w:r>
        <w:t>18</w:t>
      </w:r>
      <w:r>
        <w:fldChar w:fldCharType="end"/>
      </w:r>
      <w:bookmarkEnd w:id="467"/>
      <w:bookmarkEnd w:id="468"/>
      <w:bookmarkEnd w:id="469"/>
      <w:r>
        <w:rPr>
          <w:lang w:val="en-GB"/>
        </w:rPr>
        <w:t> : Bidirectional Correction Processor Diagram</w:t>
      </w:r>
    </w:p>
    <w:p>
      <w:pPr>
        <w:pStyle w:val="Normal"/>
        <w:rPr>
          <w:lang w:eastAsia="fr-FR"/>
        </w:rPr>
      </w:pPr>
      <w:r>
        <w:rPr>
          <w:lang w:eastAsia="fr-FR"/>
        </w:rPr>
        <w:t>The different processing steps and interface are described below.</w:t>
      </w:r>
    </w:p>
    <w:p>
      <w:pPr>
        <w:pStyle w:val="Heading4"/>
        <w:numPr>
          <w:ilvl w:val="3"/>
          <w:numId w:val="1"/>
        </w:numPr>
        <w:rPr/>
      </w:pPr>
      <w:bookmarkStart w:id="472" w:name="_Toc416974368"/>
      <w:bookmarkStart w:id="473" w:name="_Toc417062998"/>
      <w:bookmarkStart w:id="474" w:name="_Toc417423560"/>
      <w:r>
        <w:rPr/>
        <w:t>Subordinates</w:t>
      </w:r>
      <w:bookmarkEnd w:id="472"/>
      <w:bookmarkEnd w:id="473"/>
      <w:bookmarkEnd w:id="474"/>
      <w:r>
        <w:rPr/>
        <w:t xml:space="preserve"> </w:t>
      </w:r>
    </w:p>
    <w:p>
      <w:pPr>
        <w:pStyle w:val="Normal"/>
        <w:rPr/>
      </w:pPr>
      <w:r>
        <w:rPr>
          <w:lang w:eastAsia="fr-FR"/>
        </w:rPr>
        <w:t xml:space="preserve">Based on </w:t>
      </w:r>
      <w:r>
        <w:rPr>
          <w:lang w:eastAsia="fr-FR"/>
        </w:rPr>
        <w:fldChar w:fldCharType="begin"/>
      </w:r>
      <w:r>
        <w:instrText> REF _Ref417318629 \h </w:instrText>
      </w:r>
      <w:r>
        <w:fldChar w:fldCharType="separate"/>
      </w:r>
      <w:r>
        <w:t>Figure  4 -18</w:t>
      </w:r>
      <w:r>
        <w:fldChar w:fldCharType="end"/>
      </w:r>
      <w:r>
        <w:rPr>
          <w:lang w:eastAsia="fr-FR"/>
        </w:rPr>
        <w:t>, the list of sub-components is the following:</w:t>
      </w:r>
    </w:p>
    <w:p>
      <w:pPr>
        <w:pStyle w:val="ListParagraph"/>
        <w:numPr>
          <w:ilvl w:val="0"/>
          <w:numId w:val="6"/>
        </w:numPr>
        <w:rPr/>
      </w:pPr>
      <w:r>
        <w:rPr/>
        <w:t xml:space="preserve">Compute NDVI: this sub-component is described in section </w:t>
      </w:r>
      <w:r>
        <w:rPr/>
        <w:fldChar w:fldCharType="begin"/>
      </w:r>
      <w:r>
        <w:instrText> REF _Ref417406049 \r \h </w:instrText>
      </w:r>
      <w:r>
        <w:fldChar w:fldCharType="separate"/>
      </w:r>
      <w:r>
        <w:t>4.2.20</w:t>
      </w:r>
      <w:r>
        <w:fldChar w:fldCharType="end"/>
      </w:r>
      <w:r>
        <w:rPr/>
        <w:t>;</w:t>
      </w:r>
    </w:p>
    <w:p>
      <w:pPr>
        <w:pStyle w:val="ListParagraph"/>
        <w:numPr>
          <w:ilvl w:val="0"/>
          <w:numId w:val="6"/>
        </w:numPr>
        <w:rPr/>
      </w:pPr>
      <w:r>
        <w:rPr/>
        <w:t xml:space="preserve">Resample: this sub-component is described in section </w:t>
      </w:r>
      <w:r>
        <w:rPr/>
        <w:fldChar w:fldCharType="begin"/>
      </w:r>
      <w:r>
        <w:instrText> REF _Ref417406076 \r \h </w:instrText>
      </w:r>
      <w:r>
        <w:fldChar w:fldCharType="separate"/>
      </w:r>
      <w:r>
        <w:t>4.2.21</w:t>
      </w:r>
      <w:r>
        <w:fldChar w:fldCharType="end"/>
      </w:r>
      <w:r>
        <w:rPr/>
        <w:t xml:space="preserve"> ;</w:t>
      </w:r>
    </w:p>
    <w:p>
      <w:pPr>
        <w:pStyle w:val="ListParagraph"/>
        <w:numPr>
          <w:ilvl w:val="0"/>
          <w:numId w:val="6"/>
        </w:numPr>
        <w:rPr/>
      </w:pPr>
      <w:r>
        <w:rPr/>
        <w:t>Compute Angles Grid: this sub-component is below;</w:t>
      </w:r>
    </w:p>
    <w:p>
      <w:pPr>
        <w:pStyle w:val="ListParagraph"/>
        <w:numPr>
          <w:ilvl w:val="0"/>
          <w:numId w:val="6"/>
        </w:numPr>
        <w:rPr/>
      </w:pPr>
      <w:r>
        <w:rPr/>
        <w:t>Directional Correction: this sub-component is below;</w:t>
      </w:r>
    </w:p>
    <w:p>
      <w:pPr>
        <w:pStyle w:val="ListParagraph"/>
        <w:numPr>
          <w:ilvl w:val="0"/>
          <w:numId w:val="6"/>
        </w:numPr>
        <w:rPr/>
      </w:pPr>
      <w:r>
        <w:rPr/>
        <w:t>Copy Product: this sub-component allow to create a new product by copy of all its elements following the input format into a new directory;</w:t>
      </w:r>
    </w:p>
    <w:p>
      <w:pPr>
        <w:pStyle w:val="ListParagraph"/>
        <w:numPr>
          <w:ilvl w:val="0"/>
          <w:numId w:val="6"/>
        </w:numPr>
        <w:rPr/>
      </w:pPr>
      <w:r>
        <w:rPr/>
        <w:t>Update Product: this sub-component allow to update a product with new set of information: here new image data content.</w:t>
      </w:r>
    </w:p>
    <w:p>
      <w:pPr>
        <w:pStyle w:val="Heading5"/>
        <w:numPr>
          <w:ilvl w:val="4"/>
          <w:numId w:val="1"/>
        </w:numPr>
        <w:rPr>
          <w:lang w:eastAsia="fr-FR"/>
        </w:rPr>
      </w:pPr>
      <w:r>
        <w:rPr>
          <w:lang w:eastAsia="fr-FR"/>
        </w:rPr>
        <w:t xml:space="preserve">Compute Grid Angle </w:t>
      </w:r>
    </w:p>
    <w:p>
      <w:pPr>
        <w:pStyle w:val="Normal"/>
        <w:rPr/>
      </w:pPr>
      <w:r>
        <w:rPr>
          <w:lang w:eastAsia="fr-FR"/>
        </w:rPr>
        <w:t xml:space="preserve">This sub-component extracts the angles from the metadata of the L2A product and generates the viewing and the illumination angles at the two S2 spatial resolutions. This component has already been developed in the frame of the Sentinel-2 MPA project according to the specification of the Sentinel-2 product format. In </w:t>
      </w:r>
      <w:r>
        <w:rPr>
          <w:lang w:eastAsia="fr-FR"/>
        </w:rPr>
        <w:fldChar w:fldCharType="begin"/>
      </w:r>
      <w:r>
        <w:instrText> REF _Ref417318646 \h </w:instrText>
      </w:r>
      <w:r>
        <w:fldChar w:fldCharType="separate"/>
      </w:r>
      <w:r>
        <w:t>Figure  4 -19</w:t>
      </w:r>
      <w:r>
        <w:fldChar w:fldCharType="end"/>
      </w:r>
      <w:r>
        <w:rPr>
          <w:lang w:eastAsia="fr-FR"/>
        </w:rPr>
        <w:t>, the main steps of this sub-component are described.</w:t>
      </w:r>
    </w:p>
    <w:p>
      <w:pPr>
        <w:pStyle w:val="Normal"/>
        <w:rPr>
          <w:lang w:eastAsia="fr-FR"/>
        </w:rPr>
      </w:pPr>
      <w:r>
        <w:rPr>
          <w:lang w:eastAsia="fr-FR"/>
        </w:rPr>
        <w:t xml:space="preserve">This sub-component uses the </w:t>
      </w:r>
      <w:r>
        <w:rPr>
          <w:i/>
          <w:lang w:eastAsia="fr-FR"/>
        </w:rPr>
        <w:t>gdal_merge</w:t>
      </w:r>
      <w:r>
        <w:rPr>
          <w:lang w:eastAsia="fr-FR"/>
        </w:rPr>
        <w:t xml:space="preserve"> command with the following syntax to merge the grid angles from each detector:</w:t>
      </w:r>
    </w:p>
    <w:p>
      <w:pPr>
        <w:pStyle w:val="Normal"/>
        <w:rPr>
          <w:lang w:eastAsia="fr-FR"/>
        </w:rPr>
      </w:pPr>
      <w:r>
        <w:rPr>
          <w:lang w:eastAsia="fr-FR"/>
        </w:rPr>
      </w:r>
    </w:p>
    <w:p>
      <w:pPr>
        <w:pStyle w:val="Code"/>
        <w:rPr>
          <w:lang w:eastAsia="fr-FR"/>
        </w:rPr>
      </w:pPr>
      <w:r>
        <w:rPr>
          <w:lang w:eastAsia="fr-FR"/>
        </w:rPr>
        <w:t xml:space="preserve">gdal_merge.py </w:t>
      </w:r>
    </w:p>
    <w:p>
      <w:pPr>
        <w:pStyle w:val="Code"/>
        <w:ind w:firstLine="720"/>
        <w:rPr>
          <w:lang w:eastAsia="fr-FR"/>
        </w:rPr>
      </w:pPr>
      <w:r>
        <w:rPr>
          <w:lang w:eastAsia="fr-FR"/>
        </w:rPr>
        <w:t xml:space="preserve">-n &lt;nodata_val&gt; </w:t>
      </w:r>
    </w:p>
    <w:p>
      <w:pPr>
        <w:pStyle w:val="Code"/>
        <w:ind w:firstLine="720"/>
        <w:rPr>
          <w:lang w:eastAsia="fr-FR"/>
        </w:rPr>
      </w:pPr>
      <w:r>
        <w:rPr>
          <w:lang w:eastAsia="fr-FR"/>
        </w:rPr>
        <w:t>-a_nodata &lt;output_nodata_val&gt;</w:t>
      </w:r>
    </w:p>
    <w:p>
      <w:pPr>
        <w:pStyle w:val="Code"/>
        <w:ind w:firstLine="720"/>
        <w:rPr>
          <w:lang w:eastAsia="fr-FR"/>
        </w:rPr>
      </w:pPr>
      <w:r>
        <w:rPr>
          <w:lang w:eastAsia="fr-FR"/>
        </w:rPr>
        <w:t xml:space="preserve">-o &lt;outputFile&gt; </w:t>
      </w:r>
    </w:p>
    <w:p>
      <w:pPr>
        <w:pStyle w:val="Code"/>
        <w:ind w:firstLine="720"/>
        <w:rPr>
          <w:lang w:eastAsia="fr-FR"/>
        </w:rPr>
      </w:pPr>
      <w:r>
        <w:rPr>
          <w:lang w:eastAsia="fr-FR"/>
        </w:rPr>
        <w:t>&lt;inputFile1&gt; &lt;inputFile2&gt; &lt;inputFile...&gt;</w:t>
      </w:r>
    </w:p>
    <w:p>
      <w:pPr>
        <w:pStyle w:val="Normal"/>
        <w:rPr/>
      </w:pPr>
      <w:r>
        <w:rPr>
          <w:lang w:eastAsia="fr-FR"/>
        </w:rPr>
        <w:t>More information about the command can be found in [</w:t>
      </w:r>
      <w:r>
        <w:rPr>
          <w:lang w:eastAsia="fr-FR"/>
        </w:rPr>
        <w:fldChar w:fldCharType="begin"/>
      </w:r>
      <w:r>
        <w:instrText> REF _Ref417405404 \r \h </w:instrText>
      </w:r>
      <w:r>
        <w:fldChar w:fldCharType="separate"/>
      </w:r>
      <w:r>
        <w:t>RD.11</w:t>
      </w:r>
      <w:r>
        <w:fldChar w:fldCharType="end"/>
      </w:r>
      <w:r>
        <w:rPr>
          <w:lang w:eastAsia="fr-FR"/>
        </w:rPr>
        <w:t>].</w:t>
      </w:r>
    </w:p>
    <w:p>
      <w:pPr>
        <w:pStyle w:val="Normal"/>
        <w:jc w:val="center"/>
        <w:rPr>
          <w:lang w:eastAsia="fr-FR"/>
        </w:rPr>
      </w:pPr>
      <w:r>
        <w:rPr/>
        <w:drawing>
          <wp:inline distT="0" distB="0" distL="0" distR="0">
            <wp:extent cx="4679950" cy="6675120"/>
            <wp:effectExtent l="0" t="0" r="0" b="0"/>
            <wp:docPr id="2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 descr=""/>
                    <pic:cNvPicPr>
                      <a:picLocks noChangeAspect="1" noChangeArrowheads="1"/>
                    </pic:cNvPicPr>
                  </pic:nvPicPr>
                  <pic:blipFill>
                    <a:blip r:embed="rId30"/>
                    <a:srcRect l="29206" t="2658" r="23681" b="302"/>
                    <a:stretch>
                      <a:fillRect/>
                    </a:stretch>
                  </pic:blipFill>
                  <pic:spPr bwMode="auto">
                    <a:xfrm>
                      <a:off x="0" y="0"/>
                      <a:ext cx="4679950" cy="6675120"/>
                    </a:xfrm>
                    <a:prstGeom prst="rect">
                      <a:avLst/>
                    </a:prstGeom>
                    <a:noFill/>
                    <a:ln w="9525">
                      <a:noFill/>
                      <a:miter lim="800000"/>
                      <a:headEnd/>
                      <a:tailEnd/>
                    </a:ln>
                  </pic:spPr>
                </pic:pic>
              </a:graphicData>
            </a:graphic>
          </wp:inline>
        </w:drawing>
      </w:r>
    </w:p>
    <w:p>
      <w:pPr>
        <w:pStyle w:val="Caption1"/>
        <w:rPr/>
      </w:pPr>
      <w:bookmarkStart w:id="475" w:name="_Toc417422276"/>
      <w:bookmarkStart w:id="476" w:name="_Ref417318646"/>
      <w:r>
        <w:rPr>
          <w:lang w:val="en-GB"/>
        </w:rPr>
        <w:t xml:space="preserve">Figure </w:t>
      </w:r>
      <w:r>
        <w:fldChar w:fldCharType="begin"/>
      </w:r>
      <w:r>
        <w:instrText>STYLEREF 1 \s</w:instrText>
      </w:r>
      <w:r>
        <w:fldChar w:fldCharType="separate"/>
      </w:r>
      <w:bookmarkStart w:id="477" w:name="__Fieldmark__7927_51071921"/>
      <w:r>
        <w:rPr>
          <w:lang w:val="en-GB"/>
        </w:rPr>
        <w:t>4</w:t>
      </w:r>
      <w:bookmarkStart w:id="478" w:name="__Fieldmark__8206_714155160"/>
      <w:r>
        <w:rPr>
          <w:lang w:val="en-GB"/>
        </w:rPr>
      </w:r>
      <w:r>
        <w:fldChar w:fldCharType="end"/>
      </w:r>
      <w:bookmarkEnd w:id="477"/>
      <w:bookmarkEnd w:id="478"/>
      <w:r>
        <w:rPr>
          <w:lang w:val="en-GB"/>
        </w:rPr>
        <w:noBreakHyphen/>
      </w:r>
      <w:r>
        <w:rPr>
          <w:lang w:val="en-GB"/>
        </w:rPr>
        <w:fldChar w:fldCharType="begin"/>
      </w:r>
      <w:r>
        <w:instrText> SEQ Figure \* ARABIC </w:instrText>
      </w:r>
      <w:r>
        <w:fldChar w:fldCharType="separate"/>
      </w:r>
      <w:r>
        <w:t>19</w:t>
      </w:r>
      <w:r>
        <w:fldChar w:fldCharType="end"/>
      </w:r>
      <w:bookmarkEnd w:id="475"/>
      <w:bookmarkEnd w:id="476"/>
      <w:r>
        <w:rPr>
          <w:lang w:val="en-GB"/>
        </w:rPr>
        <w:t> : Compute Grid Angle Sub-Component Steps</w:t>
      </w:r>
    </w:p>
    <w:p>
      <w:pPr>
        <w:pStyle w:val="Heading5"/>
        <w:numPr>
          <w:ilvl w:val="4"/>
          <w:numId w:val="1"/>
        </w:numPr>
        <w:rPr>
          <w:lang w:eastAsia="fr-FR"/>
        </w:rPr>
      </w:pPr>
      <w:r>
        <w:rPr>
          <w:lang w:eastAsia="fr-FR"/>
        </w:rPr>
        <w:t>Directional Correction</w:t>
      </w:r>
    </w:p>
    <w:p>
      <w:pPr>
        <w:pStyle w:val="Normal"/>
        <w:rPr/>
      </w:pPr>
      <w:r>
        <w:rPr>
          <w:lang w:eastAsia="fr-FR"/>
        </w:rPr>
        <w:t>This sub-component is described in the Composite ATBD [</w:t>
      </w:r>
      <w:r>
        <w:rPr>
          <w:lang w:eastAsia="fr-FR"/>
        </w:rPr>
        <w:fldChar w:fldCharType="begin"/>
      </w:r>
      <w:r>
        <w:instrText> REF _Ref358796895 \r \h </w:instrText>
      </w:r>
      <w:r>
        <w:fldChar w:fldCharType="separate"/>
      </w:r>
      <w:r>
        <w:t>RD.1</w:t>
      </w:r>
      <w:r>
        <w:fldChar w:fldCharType="end"/>
      </w:r>
      <w:r>
        <w:rPr>
          <w:lang w:eastAsia="fr-FR"/>
        </w:rPr>
        <w:t>]. The pseudo-code available in the ATBD can be defined by a formula compatible with the BandMathX application [</w:t>
      </w:r>
      <w:r>
        <w:rPr>
          <w:lang w:eastAsia="fr-FR"/>
        </w:rPr>
        <w:fldChar w:fldCharType="begin"/>
      </w:r>
      <w:r>
        <w:instrText> REF _Ref417404553 \r \h </w:instrText>
      </w:r>
      <w:r>
        <w:fldChar w:fldCharType="separate"/>
      </w:r>
      <w:r>
        <w:t>RD.5</w:t>
      </w:r>
      <w:r>
        <w:fldChar w:fldCharType="end"/>
      </w:r>
      <w:r>
        <w:rPr>
          <w:lang w:eastAsia="fr-FR"/>
        </w:rPr>
        <w:t xml:space="preserve">] available in OTB. </w:t>
      </w:r>
    </w:p>
    <w:p>
      <w:pPr>
        <w:pStyle w:val="Heading4"/>
        <w:numPr>
          <w:ilvl w:val="3"/>
          <w:numId w:val="1"/>
        </w:numPr>
        <w:rPr/>
      </w:pPr>
      <w:bookmarkStart w:id="479" w:name="_Toc416974369"/>
      <w:bookmarkStart w:id="480" w:name="_Toc417062999"/>
      <w:bookmarkStart w:id="481" w:name="_Toc417423561"/>
      <w:r>
        <w:rPr/>
        <w:t>Dependencies</w:t>
      </w:r>
      <w:bookmarkEnd w:id="479"/>
      <w:bookmarkEnd w:id="480"/>
      <w:bookmarkEnd w:id="481"/>
      <w:r>
        <w:rPr/>
        <w:t xml:space="preserve"> </w:t>
      </w:r>
    </w:p>
    <w:p>
      <w:pPr>
        <w:pStyle w:val="Normal"/>
        <w:rPr>
          <w:lang w:eastAsia="fr-FR"/>
        </w:rPr>
      </w:pPr>
      <w:r>
        <w:rPr>
          <w:lang w:eastAsia="fr-FR"/>
        </w:rPr>
        <w:t>The dependences of this module are the following:</w:t>
      </w:r>
    </w:p>
    <w:p>
      <w:pPr>
        <w:pStyle w:val="ListParagraph"/>
        <w:numPr>
          <w:ilvl w:val="0"/>
          <w:numId w:val="6"/>
        </w:numPr>
        <w:rPr/>
      </w:pPr>
      <w:r>
        <w:rPr/>
        <w:t>Common library to provide capabilities to read, copy, update a product;</w:t>
      </w:r>
    </w:p>
    <w:p>
      <w:pPr>
        <w:pStyle w:val="ListParagraph"/>
        <w:numPr>
          <w:ilvl w:val="0"/>
          <w:numId w:val="6"/>
        </w:numPr>
        <w:rPr/>
      </w:pPr>
      <w:r>
        <w:rPr/>
        <w:t>OTB application package;</w:t>
      </w:r>
    </w:p>
    <w:p>
      <w:pPr>
        <w:pStyle w:val="ListParagraph"/>
        <w:numPr>
          <w:ilvl w:val="0"/>
          <w:numId w:val="6"/>
        </w:numPr>
        <w:rPr/>
      </w:pPr>
      <w:r>
        <w:rPr/>
        <w:t>GDAL tools.</w:t>
      </w:r>
    </w:p>
    <w:p>
      <w:pPr>
        <w:pStyle w:val="Normal"/>
        <w:rPr>
          <w:lang w:eastAsia="fr-FR"/>
        </w:rPr>
      </w:pPr>
      <w:r>
        <w:rPr>
          <w:lang w:eastAsia="fr-FR"/>
        </w:rPr>
        <w:t>All these components should be initialized at the beginning of the module.</w:t>
      </w:r>
    </w:p>
    <w:p>
      <w:pPr>
        <w:pStyle w:val="Heading4"/>
        <w:numPr>
          <w:ilvl w:val="3"/>
          <w:numId w:val="1"/>
        </w:numPr>
        <w:rPr/>
      </w:pPr>
      <w:bookmarkStart w:id="482" w:name="_Toc416974370"/>
      <w:bookmarkStart w:id="483" w:name="_Toc417063000"/>
      <w:bookmarkStart w:id="484" w:name="_Toc417423562"/>
      <w:bookmarkEnd w:id="482"/>
      <w:bookmarkEnd w:id="483"/>
      <w:bookmarkEnd w:id="484"/>
      <w:r>
        <w:rPr/>
        <w:t>Interfaces</w:t>
      </w:r>
    </w:p>
    <w:p>
      <w:pPr>
        <w:pStyle w:val="Normal"/>
        <w:rPr>
          <w:lang w:eastAsia="fr-FR"/>
        </w:rPr>
      </w:pPr>
      <w:r>
        <w:rPr>
          <w:lang w:eastAsia="fr-FR"/>
        </w:rPr>
        <w:t>The main interfaces in term of control flow are:</w:t>
      </w:r>
    </w:p>
    <w:p>
      <w:pPr>
        <w:pStyle w:val="ListParagraph"/>
        <w:numPr>
          <w:ilvl w:val="0"/>
          <w:numId w:val="6"/>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
        </w:numPr>
        <w:rPr/>
      </w:pPr>
      <w:r>
        <w:rPr/>
        <w:t>As input, a Sentinel-2 L2A product (S2_L2A_PRD):</w:t>
      </w:r>
    </w:p>
    <w:p>
      <w:pPr>
        <w:pStyle w:val="ListParagraph"/>
        <w:numPr>
          <w:ilvl w:val="1"/>
          <w:numId w:val="6"/>
        </w:numPr>
        <w:rPr/>
      </w:pPr>
      <w:r>
        <w:rPr/>
        <w:t>Its image data: the reflectance ρ at the 2 resolutions</w:t>
      </w:r>
    </w:p>
    <w:p>
      <w:pPr>
        <w:pStyle w:val="ListParagraph"/>
        <w:numPr>
          <w:ilvl w:val="1"/>
          <w:numId w:val="6"/>
        </w:numPr>
        <w:rPr/>
      </w:pPr>
      <w:r>
        <w:rPr/>
        <w:t>Its mask data: S2_L2A_MSK (TBC)</w:t>
      </w:r>
    </w:p>
    <w:p>
      <w:pPr>
        <w:pStyle w:val="ListParagraph"/>
        <w:numPr>
          <w:ilvl w:val="1"/>
          <w:numId w:val="6"/>
        </w:numPr>
        <w:rPr/>
      </w:pPr>
      <w:r>
        <w:rPr/>
        <w:t>Its metadata: S2_L2A_MTD (for the viewing and illumination angles grid)</w:t>
      </w:r>
    </w:p>
    <w:p>
      <w:pPr>
        <w:pStyle w:val="ListParagraph"/>
        <w:numPr>
          <w:ilvl w:val="0"/>
          <w:numId w:val="6"/>
        </w:numPr>
        <w:rPr/>
      </w:pPr>
      <w:r>
        <w:rPr/>
        <w:t>As output, a Sentinel-2 L2A product (S2_L2A*_PRD):</w:t>
      </w:r>
    </w:p>
    <w:p>
      <w:pPr>
        <w:pStyle w:val="ListParagraph"/>
        <w:numPr>
          <w:ilvl w:val="1"/>
          <w:numId w:val="6"/>
        </w:numPr>
        <w:rPr/>
      </w:pPr>
      <w:r>
        <w:rPr/>
        <w:t>A new set of reflectance ρ* at the 2 resolutions</w:t>
      </w:r>
    </w:p>
    <w:p>
      <w:pPr>
        <w:pStyle w:val="ListParagraph"/>
        <w:numPr>
          <w:ilvl w:val="1"/>
          <w:numId w:val="6"/>
        </w:numPr>
        <w:rPr/>
      </w:pPr>
      <w:r>
        <w:rPr/>
        <w:t>The same mask data that the input product</w:t>
      </w:r>
    </w:p>
    <w:p>
      <w:pPr>
        <w:pStyle w:val="ListParagraph"/>
        <w:numPr>
          <w:ilvl w:val="1"/>
          <w:numId w:val="6"/>
        </w:numPr>
        <w:rPr/>
      </w:pPr>
      <w:r>
        <w:rPr/>
        <w:t>The same set of metadata that the input product except the level product which is now L2A*/c (TBD)</w:t>
      </w:r>
    </w:p>
    <w:p>
      <w:pPr>
        <w:pStyle w:val="ListParagraph"/>
        <w:numPr>
          <w:ilvl w:val="0"/>
          <w:numId w:val="6"/>
        </w:numPr>
        <w:rPr/>
      </w:pPr>
      <w:r>
        <w:rPr/>
        <w:t>As auxiliary data</w:t>
      </w:r>
    </w:p>
    <w:p>
      <w:pPr>
        <w:pStyle w:val="ListParagraph"/>
        <w:numPr>
          <w:ilvl w:val="1"/>
          <w:numId w:val="6"/>
        </w:numPr>
        <w:rPr/>
      </w:pPr>
      <w:r>
        <w:rPr/>
        <w:t>Not applicable here</w:t>
      </w:r>
    </w:p>
    <w:p>
      <w:pPr>
        <w:pStyle w:val="ListParagraph"/>
        <w:numPr>
          <w:ilvl w:val="0"/>
          <w:numId w:val="6"/>
        </w:numPr>
        <w:rPr/>
      </w:pPr>
      <w:r>
        <w:rPr/>
        <w:t>As image processing parameters</w:t>
      </w:r>
    </w:p>
    <w:p>
      <w:pPr>
        <w:pStyle w:val="ListParagraph"/>
        <w:numPr>
          <w:ilvl w:val="1"/>
          <w:numId w:val="6"/>
        </w:numPr>
        <w:rPr/>
      </w:pPr>
      <w:r>
        <w:rPr/>
        <w:t>Coefficients of the bidirectional model used as described in the Composite ATBD [</w:t>
      </w:r>
      <w:r>
        <w:rPr/>
        <w:fldChar w:fldCharType="begin"/>
      </w:r>
      <w:r>
        <w:instrText> REF _Ref358796895 \r \h </w:instrText>
      </w:r>
      <w:r>
        <w:fldChar w:fldCharType="separate"/>
      </w:r>
      <w:r>
        <w:t>RD.1</w:t>
      </w:r>
      <w:r>
        <w:fldChar w:fldCharType="end"/>
      </w:r>
      <w:r>
        <w:rPr/>
        <w:t>]</w:t>
      </w:r>
    </w:p>
    <w:p>
      <w:pPr>
        <w:pStyle w:val="ListParagraph"/>
        <w:numPr>
          <w:ilvl w:val="1"/>
          <w:numId w:val="6"/>
        </w:numPr>
        <w:rPr/>
      </w:pPr>
      <w:r>
        <w:rPr/>
        <w:t>Index of the spectral bands used to compute the NDVI</w:t>
      </w:r>
    </w:p>
    <w:p>
      <w:pPr>
        <w:pStyle w:val="ListParagraph"/>
        <w:numPr>
          <w:ilvl w:val="1"/>
          <w:numId w:val="6"/>
        </w:numPr>
        <w:rPr/>
      </w:pPr>
      <w:r>
        <w:rPr/>
        <w:t>Radius of the interpolator used to resample the NDVI to 20 m.</w:t>
      </w:r>
    </w:p>
    <w:p>
      <w:pPr>
        <w:pStyle w:val="Heading5"/>
        <w:numPr>
          <w:ilvl w:val="4"/>
          <w:numId w:val="1"/>
        </w:numPr>
        <w:rPr>
          <w:lang w:eastAsia="fr-FR"/>
        </w:rPr>
      </w:pPr>
      <w:r>
        <w:rPr>
          <w:lang w:eastAsia="fr-FR"/>
        </w:rPr>
        <w:t>executeAsync</w:t>
      </w:r>
    </w:p>
    <w:p>
      <w:pPr>
        <w:pStyle w:val="Normal"/>
        <w:rPr>
          <w:lang w:eastAsia="fr-FR"/>
        </w:rPr>
      </w:pPr>
      <w:r>
        <w:rPr>
          <w:lang w:eastAsia="fr-FR"/>
        </w:rPr>
        <w:t>Requests the asynchronous execution of the Bidirectional Correction Processor by the Resource Manager.</w:t>
      </w:r>
    </w:p>
    <w:p>
      <w:pPr>
        <w:pStyle w:val="Normal"/>
        <w:rPr>
          <w:lang w:eastAsia="fr-FR"/>
        </w:rPr>
      </w:pPr>
      <w:r>
        <w:rPr>
          <w:lang w:eastAsia="fr-FR"/>
        </w:rPr>
        <w:t>Input:</w:t>
      </w:r>
    </w:p>
    <w:p>
      <w:pPr>
        <w:pStyle w:val="ListParagraph"/>
        <w:numPr>
          <w:ilvl w:val="0"/>
          <w:numId w:val="69"/>
        </w:numPr>
        <w:rPr/>
      </w:pPr>
      <w:r>
        <w:rPr/>
        <w:t>Parameters []: the list of processor parameters as described in the control and data flow including the next state to be executed.</w:t>
      </w:r>
    </w:p>
    <w:p>
      <w:pPr>
        <w:pStyle w:val="Heading5"/>
        <w:numPr>
          <w:ilvl w:val="4"/>
          <w:numId w:val="1"/>
        </w:numPr>
        <w:rPr>
          <w:lang w:eastAsia="fr-FR"/>
        </w:rPr>
      </w:pPr>
      <w:r>
        <w:rPr>
          <w:lang w:eastAsia="fr-FR"/>
        </w:rPr>
        <w:t>stop</w:t>
      </w:r>
    </w:p>
    <w:p>
      <w:pPr>
        <w:pStyle w:val="Normal"/>
        <w:rPr>
          <w:lang w:eastAsia="fr-FR"/>
        </w:rPr>
      </w:pPr>
      <w:r>
        <w:rPr>
          <w:lang w:eastAsia="fr-FR"/>
        </w:rPr>
        <w:t>Requests the stopping of the Bidirectional Correction Processor.</w:t>
      </w:r>
    </w:p>
    <w:p>
      <w:pPr>
        <w:pStyle w:val="Heading5"/>
        <w:numPr>
          <w:ilvl w:val="4"/>
          <w:numId w:val="1"/>
        </w:numPr>
        <w:rPr>
          <w:lang w:eastAsia="fr-FR"/>
        </w:rPr>
      </w:pPr>
      <w:r>
        <w:rPr>
          <w:lang w:eastAsia="fr-FR"/>
        </w:rPr>
        <w:t>inspectState</w:t>
      </w:r>
    </w:p>
    <w:p>
      <w:pPr>
        <w:pStyle w:val="Normal"/>
        <w:rPr>
          <w:lang w:eastAsia="fr-FR"/>
        </w:rPr>
      </w:pPr>
      <w:r>
        <w:rPr>
          <w:lang w:eastAsia="fr-FR"/>
        </w:rPr>
        <w:t>Requests information about the current execution state of the Bidirectional Correction Processor.</w:t>
      </w:r>
    </w:p>
    <w:p>
      <w:pPr>
        <w:pStyle w:val="Normal"/>
        <w:rPr>
          <w:lang w:eastAsia="fr-FR"/>
        </w:rPr>
      </w:pPr>
      <w:r>
        <w:rPr>
          <w:lang w:eastAsia="fr-FR"/>
        </w:rPr>
        <w:t>Output:</w:t>
      </w:r>
    </w:p>
    <w:p>
      <w:pPr>
        <w:pStyle w:val="ListParagraph"/>
        <w:numPr>
          <w:ilvl w:val="0"/>
          <w:numId w:val="69"/>
        </w:numPr>
        <w:rPr/>
      </w:pPr>
      <w:r>
        <w:rPr/>
        <w:t>ProcessorState : the execution information of the processor</w:t>
      </w:r>
    </w:p>
    <w:p>
      <w:pPr>
        <w:pStyle w:val="Heading4"/>
        <w:numPr>
          <w:ilvl w:val="3"/>
          <w:numId w:val="1"/>
        </w:numPr>
        <w:rPr/>
      </w:pPr>
      <w:bookmarkStart w:id="485" w:name="_Toc416974371"/>
      <w:bookmarkStart w:id="486" w:name="_Toc417063001"/>
      <w:bookmarkStart w:id="487" w:name="_Toc417423563"/>
      <w:bookmarkEnd w:id="485"/>
      <w:bookmarkEnd w:id="486"/>
      <w:bookmarkEnd w:id="487"/>
      <w:r>
        <w:rPr/>
        <w:t>Resources</w:t>
      </w:r>
    </w:p>
    <w:p>
      <w:pPr>
        <w:pStyle w:val="Normal"/>
        <w:rPr>
          <w:lang w:eastAsia="fr-FR"/>
        </w:rPr>
      </w:pPr>
      <w:r>
        <w:rPr>
          <w:lang w:eastAsia="fr-FR"/>
        </w:rPr>
        <w:t xml:space="preserve">Not Applicable </w:t>
      </w:r>
    </w:p>
    <w:p>
      <w:pPr>
        <w:pStyle w:val="Heading4"/>
        <w:numPr>
          <w:ilvl w:val="3"/>
          <w:numId w:val="1"/>
        </w:numPr>
        <w:rPr/>
      </w:pPr>
      <w:bookmarkStart w:id="488" w:name="_Toc416974372"/>
      <w:bookmarkStart w:id="489" w:name="_Toc417063002"/>
      <w:bookmarkStart w:id="490" w:name="_Toc417423564"/>
      <w:r>
        <w:rPr/>
        <w:t>References</w:t>
      </w:r>
      <w:bookmarkEnd w:id="488"/>
      <w:bookmarkEnd w:id="489"/>
      <w:bookmarkEnd w:id="490"/>
      <w:r>
        <w:rPr/>
        <w:t xml:space="preserve"> </w:t>
      </w:r>
    </w:p>
    <w:p>
      <w:pPr>
        <w:pStyle w:val="Normal"/>
        <w:rPr/>
      </w:pPr>
      <w:r>
        <w:rPr>
          <w:lang w:eastAsia="fr-FR"/>
        </w:rPr>
        <w:t>The algorithm part of this component is described in the Composite ATBD [</w:t>
      </w:r>
      <w:r>
        <w:rPr>
          <w:lang w:eastAsia="fr-FR"/>
        </w:rPr>
        <w:fldChar w:fldCharType="begin"/>
      </w:r>
      <w:r>
        <w:instrText> REF _Ref358796895 \r \h </w:instrText>
      </w:r>
      <w:r>
        <w:fldChar w:fldCharType="separate"/>
      </w:r>
      <w:r>
        <w:t>RD.1</w:t>
      </w:r>
      <w:r>
        <w:fldChar w:fldCharType="end"/>
      </w:r>
      <w:r>
        <w:rPr>
          <w:lang w:eastAsia="fr-FR"/>
        </w:rPr>
        <w:t>].</w:t>
      </w:r>
    </w:p>
    <w:p>
      <w:pPr>
        <w:pStyle w:val="Normal"/>
        <w:rPr>
          <w:lang w:eastAsia="fr-FR"/>
        </w:rPr>
      </w:pPr>
      <w:r>
        <w:rPr>
          <w:lang w:eastAsia="fr-FR"/>
        </w:rPr>
        <w:t>This component used also some common sub-components from the Common package/library: resample image or mask data, compute a spectral indices (here NDVI).</w:t>
      </w:r>
    </w:p>
    <w:p>
      <w:pPr>
        <w:pStyle w:val="Heading4"/>
        <w:numPr>
          <w:ilvl w:val="3"/>
          <w:numId w:val="1"/>
        </w:numPr>
        <w:rPr/>
      </w:pPr>
      <w:bookmarkStart w:id="491" w:name="_Toc416974373"/>
      <w:bookmarkStart w:id="492" w:name="_Toc417063003"/>
      <w:bookmarkStart w:id="493" w:name="_Toc417423565"/>
      <w:bookmarkEnd w:id="491"/>
      <w:bookmarkEnd w:id="492"/>
      <w:bookmarkEnd w:id="493"/>
      <w:r>
        <w:rPr/>
        <w:t>Data</w:t>
      </w:r>
    </w:p>
    <w:p>
      <w:pPr>
        <w:pStyle w:val="Normal"/>
        <w:rPr>
          <w:lang w:eastAsia="fr-FR"/>
        </w:rPr>
      </w:pPr>
      <w:r>
        <w:rPr>
          <w:lang w:eastAsia="fr-FR"/>
        </w:rPr>
        <w:t xml:space="preserve">The internal data of this component will be stored into the working directory from the processing area file system until the end of the module execution. </w:t>
      </w:r>
    </w:p>
    <w:p>
      <w:pPr>
        <w:pStyle w:val="Normal"/>
        <w:rPr>
          <w:lang w:eastAsia="fr-FR"/>
        </w:rPr>
      </w:pPr>
      <w:r>
        <w:rPr>
          <w:lang w:eastAsia="fr-FR"/>
        </w:rPr>
        <w:t>The current list of internal data is the following:</w:t>
      </w:r>
    </w:p>
    <w:p>
      <w:pPr>
        <w:pStyle w:val="ListParagraph"/>
        <w:numPr>
          <w:ilvl w:val="0"/>
          <w:numId w:val="6"/>
        </w:numPr>
        <w:rPr/>
      </w:pPr>
      <w:r>
        <w:rPr/>
        <w:t>NDVI at 10m and 20m</w:t>
      </w:r>
    </w:p>
    <w:p>
      <w:pPr>
        <w:pStyle w:val="ListParagraph"/>
        <w:numPr>
          <w:ilvl w:val="0"/>
          <w:numId w:val="6"/>
        </w:numPr>
        <w:rPr/>
      </w:pPr>
      <w:r>
        <w:rPr/>
        <w:t>Viewing and illumination angles grid at 10 and 20m</w:t>
      </w:r>
    </w:p>
    <w:p>
      <w:pPr>
        <w:pStyle w:val="ListParagraph"/>
        <w:numPr>
          <w:ilvl w:val="0"/>
          <w:numId w:val="6"/>
        </w:numPr>
        <w:rPr/>
      </w:pPr>
      <w:r>
        <w:rPr/>
        <w:t>ρ* at 10 and 20m</w:t>
      </w:r>
    </w:p>
    <w:p>
      <w:pPr>
        <w:pStyle w:val="Heading3"/>
        <w:numPr>
          <w:ilvl w:val="2"/>
          <w:numId w:val="1"/>
        </w:numPr>
        <w:rPr/>
      </w:pPr>
      <w:bookmarkStart w:id="494" w:name="_Ref417422808"/>
      <w:bookmarkStart w:id="495" w:name="_Toc417423566"/>
      <w:bookmarkStart w:id="496" w:name="_Toc416974374"/>
      <w:bookmarkStart w:id="497" w:name="_Toc417063004"/>
      <w:r>
        <w:rPr/>
        <w:t xml:space="preserve">Iterative Composite Synthesis </w:t>
      </w:r>
      <w:bookmarkEnd w:id="496"/>
      <w:bookmarkEnd w:id="497"/>
      <w:r>
        <w:rPr/>
        <w:t>Processor</w:t>
      </w:r>
      <w:bookmarkEnd w:id="494"/>
      <w:bookmarkEnd w:id="495"/>
      <w:r>
        <w:rPr/>
        <w:t xml:space="preserve"> </w:t>
      </w:r>
    </w:p>
    <w:p>
      <w:pPr>
        <w:pStyle w:val="Heading4"/>
        <w:numPr>
          <w:ilvl w:val="3"/>
          <w:numId w:val="1"/>
        </w:numPr>
        <w:rPr/>
      </w:pPr>
      <w:bookmarkStart w:id="498" w:name="_Toc416974375"/>
      <w:bookmarkStart w:id="499" w:name="_Toc417063005"/>
      <w:bookmarkStart w:id="500" w:name="_Toc417423567"/>
      <w:bookmarkEnd w:id="498"/>
      <w:bookmarkEnd w:id="499"/>
      <w:bookmarkEnd w:id="500"/>
      <w:r>
        <w:rPr/>
        <w:t>Type</w:t>
      </w:r>
    </w:p>
    <w:p>
      <w:pPr>
        <w:pStyle w:val="Normal"/>
        <w:rPr>
          <w:lang w:eastAsia="fr-FR"/>
        </w:rPr>
      </w:pPr>
      <w:r>
        <w:rPr>
          <w:lang w:eastAsia="fr-FR"/>
        </w:rPr>
        <w:t>The Iterative Composite Synthesis Processor is a module which represents the main processing step of the L3A processor. This module is a collection of executable or internal functions.</w:t>
      </w:r>
    </w:p>
    <w:p>
      <w:pPr>
        <w:pStyle w:val="Heading4"/>
        <w:numPr>
          <w:ilvl w:val="3"/>
          <w:numId w:val="1"/>
        </w:numPr>
        <w:rPr/>
      </w:pPr>
      <w:bookmarkStart w:id="501" w:name="_Toc416974376"/>
      <w:bookmarkStart w:id="502" w:name="_Toc417063006"/>
      <w:bookmarkStart w:id="503" w:name="_Toc417423568"/>
      <w:r>
        <w:rPr/>
        <w:t>Purpose</w:t>
      </w:r>
      <w:bookmarkEnd w:id="501"/>
      <w:bookmarkEnd w:id="502"/>
      <w:bookmarkEnd w:id="503"/>
      <w:r>
        <w:rPr/>
        <w:t xml:space="preserve"> </w:t>
      </w:r>
    </w:p>
    <w:p>
      <w:pPr>
        <w:pStyle w:val="Normal"/>
        <w:rPr>
          <w:lang w:eastAsia="fr-FR"/>
        </w:rPr>
      </w:pPr>
      <w:r>
        <w:rPr>
          <w:lang w:eastAsia="fr-FR"/>
        </w:rPr>
        <w:t xml:space="preserve">The iterative composite synthesis consists to generate an updated L3A product after the production of a new L2A data: after bidirectional correction module for Sentinel-2 data and directly after L2A processing for Landsat 8. This module support to update the L3A product from different sensor based on the Sentinel-2 data. </w:t>
      </w:r>
    </w:p>
    <w:p>
      <w:pPr>
        <w:pStyle w:val="Normal"/>
        <w:rPr>
          <w:lang w:eastAsia="fr-FR"/>
        </w:rPr>
      </w:pPr>
      <w:r>
        <w:rPr>
          <w:lang w:eastAsia="fr-FR"/>
        </w:rPr>
        <w:t>Due to the fact that the composite period is a parameter of the system (between 30 and 50 days) and that the delivery period is monthly, it should be notice that in some case, for one new L2A product, we should update two L3A product.</w:t>
      </w:r>
    </w:p>
    <w:p>
      <w:pPr>
        <w:pStyle w:val="Heading4"/>
        <w:numPr>
          <w:ilvl w:val="3"/>
          <w:numId w:val="1"/>
        </w:numPr>
        <w:rPr/>
      </w:pPr>
      <w:bookmarkStart w:id="504" w:name="_Toc416974377"/>
      <w:bookmarkStart w:id="505" w:name="_Toc417063007"/>
      <w:bookmarkStart w:id="506" w:name="_Toc417423569"/>
      <w:bookmarkEnd w:id="504"/>
      <w:bookmarkEnd w:id="505"/>
      <w:bookmarkEnd w:id="506"/>
      <w:r>
        <w:rPr/>
        <w:t>Function</w:t>
      </w:r>
    </w:p>
    <w:p>
      <w:pPr>
        <w:pStyle w:val="Normal"/>
        <w:rPr/>
      </w:pPr>
      <w:r>
        <w:rPr>
          <w:lang w:eastAsia="fr-FR"/>
        </w:rPr>
        <w:t>This module is based on the algorithm description done in the Composite ATBD [</w:t>
      </w:r>
      <w:r>
        <w:rPr>
          <w:lang w:eastAsia="fr-FR"/>
        </w:rPr>
        <w:fldChar w:fldCharType="begin"/>
      </w:r>
      <w:r>
        <w:instrText> REF _Ref358796895 \r \h </w:instrText>
      </w:r>
      <w:r>
        <w:fldChar w:fldCharType="separate"/>
      </w:r>
      <w:r>
        <w:t>RD.1</w:t>
      </w:r>
      <w:r>
        <w:fldChar w:fldCharType="end"/>
      </w:r>
      <w:r>
        <w:rPr>
          <w:lang w:eastAsia="fr-FR"/>
        </w:rPr>
        <w:t xml:space="preserve">]. In </w:t>
      </w:r>
      <w:r>
        <w:rPr>
          <w:lang w:eastAsia="fr-FR"/>
        </w:rPr>
        <w:fldChar w:fldCharType="begin"/>
      </w:r>
      <w:r>
        <w:instrText> REF _Ref417318671 \h </w:instrText>
      </w:r>
      <w:r>
        <w:fldChar w:fldCharType="separate"/>
      </w:r>
      <w:r>
        <w:t>Figure  4 -20</w:t>
      </w:r>
      <w:r>
        <w:fldChar w:fldCharType="end"/>
      </w:r>
      <w:r>
        <w:rPr>
          <w:lang w:eastAsia="fr-FR"/>
        </w:rPr>
        <w:t>, we present a global diagram of the different main steps of the module. The different sub-components describes in the following section.</w:t>
      </w:r>
    </w:p>
    <w:p>
      <w:pPr>
        <w:pStyle w:val="Normal"/>
        <w:jc w:val="center"/>
        <w:rPr>
          <w:lang w:eastAsia="fr-FR"/>
        </w:rPr>
      </w:pPr>
      <w:r>
        <w:rPr/>
        <w:drawing>
          <wp:inline distT="0" distB="0" distL="0" distR="0">
            <wp:extent cx="5779770" cy="2667000"/>
            <wp:effectExtent l="0" t="0" r="0" b="0"/>
            <wp:docPr id="23" name="Image3" descr="C:\Users\msavinau\Documents\Projets_MSD\2013_S2_Agri\s2agri-main\trunk\Task3\DDF\L3A_Processor_ICS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C:\Users\msavinau\Documents\Projets_MSD\2013_S2_Agri\s2agri-main\trunk\Task3\DDF\L3A_Processor_ICS_module.jpg"/>
                    <pic:cNvPicPr>
                      <a:picLocks noChangeAspect="1" noChangeArrowheads="1"/>
                    </pic:cNvPicPr>
                  </pic:nvPicPr>
                  <pic:blipFill>
                    <a:blip r:embed="rId31"/>
                    <a:srcRect l="2577" t="12561" r="2577" b="23057"/>
                    <a:stretch>
                      <a:fillRect/>
                    </a:stretch>
                  </pic:blipFill>
                  <pic:spPr bwMode="auto">
                    <a:xfrm>
                      <a:off x="0" y="0"/>
                      <a:ext cx="5779770" cy="2667000"/>
                    </a:xfrm>
                    <a:prstGeom prst="rect">
                      <a:avLst/>
                    </a:prstGeom>
                    <a:noFill/>
                    <a:ln w="9525">
                      <a:noFill/>
                      <a:miter lim="800000"/>
                      <a:headEnd/>
                      <a:tailEnd/>
                    </a:ln>
                  </pic:spPr>
                </pic:pic>
              </a:graphicData>
            </a:graphic>
          </wp:inline>
        </w:drawing>
      </w:r>
    </w:p>
    <w:p>
      <w:pPr>
        <w:pStyle w:val="Caption1"/>
        <w:rPr/>
      </w:pPr>
      <w:bookmarkStart w:id="507" w:name="_Toc417422277"/>
      <w:bookmarkStart w:id="508" w:name="_Ref417318671"/>
      <w:r>
        <w:rPr>
          <w:lang w:val="en-GB"/>
        </w:rPr>
        <w:t xml:space="preserve">Figure </w:t>
      </w:r>
      <w:r>
        <w:fldChar w:fldCharType="begin"/>
      </w:r>
      <w:r>
        <w:instrText>STYLEREF 1 \s</w:instrText>
      </w:r>
      <w:r>
        <w:fldChar w:fldCharType="separate"/>
      </w:r>
      <w:bookmarkStart w:id="509" w:name="__Fieldmark__8097_51071921"/>
      <w:r>
        <w:rPr>
          <w:lang w:val="en-GB"/>
        </w:rPr>
        <w:t>4</w:t>
      </w:r>
      <w:bookmarkStart w:id="510" w:name="__Fieldmark__8406_714155160"/>
      <w:r>
        <w:rPr>
          <w:lang w:val="en-GB"/>
        </w:rPr>
      </w:r>
      <w:r>
        <w:fldChar w:fldCharType="end"/>
      </w:r>
      <w:bookmarkEnd w:id="509"/>
      <w:bookmarkEnd w:id="510"/>
      <w:r>
        <w:rPr>
          <w:lang w:val="en-GB"/>
        </w:rPr>
        <w:noBreakHyphen/>
      </w:r>
      <w:r>
        <w:rPr>
          <w:lang w:val="en-GB"/>
        </w:rPr>
        <w:fldChar w:fldCharType="begin"/>
      </w:r>
      <w:r>
        <w:instrText> SEQ Figure \* ARABIC </w:instrText>
      </w:r>
      <w:r>
        <w:fldChar w:fldCharType="separate"/>
      </w:r>
      <w:r>
        <w:t>20</w:t>
      </w:r>
      <w:r>
        <w:fldChar w:fldCharType="end"/>
      </w:r>
      <w:bookmarkEnd w:id="507"/>
      <w:bookmarkEnd w:id="508"/>
      <w:r>
        <w:rPr>
          <w:lang w:val="en-GB"/>
        </w:rPr>
        <w:t> : Iterative Composite Synthesis Processor Functional Diagram</w:t>
      </w:r>
    </w:p>
    <w:p>
      <w:pPr>
        <w:pStyle w:val="Heading4"/>
        <w:numPr>
          <w:ilvl w:val="3"/>
          <w:numId w:val="1"/>
        </w:numPr>
        <w:rPr/>
      </w:pPr>
      <w:bookmarkStart w:id="511" w:name="_Toc416974378"/>
      <w:bookmarkStart w:id="512" w:name="_Toc417063008"/>
      <w:bookmarkStart w:id="513" w:name="_Toc417423570"/>
      <w:r>
        <w:rPr/>
        <w:t>Subordinates</w:t>
      </w:r>
      <w:bookmarkEnd w:id="511"/>
      <w:bookmarkEnd w:id="512"/>
      <w:bookmarkEnd w:id="513"/>
      <w:r>
        <w:rPr/>
        <w:t xml:space="preserve"> </w:t>
      </w:r>
    </w:p>
    <w:p>
      <w:pPr>
        <w:pStyle w:val="Normal"/>
        <w:rPr/>
      </w:pPr>
      <w:r>
        <w:rPr>
          <w:lang w:eastAsia="fr-FR"/>
        </w:rPr>
        <w:t xml:space="preserve">Based on the </w:t>
      </w:r>
      <w:r>
        <w:rPr>
          <w:lang w:eastAsia="fr-FR"/>
        </w:rPr>
        <w:fldChar w:fldCharType="begin"/>
      </w:r>
      <w:r>
        <w:instrText> REF _Ref417318671 \h </w:instrText>
      </w:r>
      <w:r>
        <w:fldChar w:fldCharType="separate"/>
      </w:r>
      <w:r>
        <w:t>Figure  4 -20</w:t>
      </w:r>
      <w:r>
        <w:fldChar w:fldCharType="end"/>
      </w:r>
      <w:r>
        <w:rPr>
          <w:lang w:eastAsia="fr-FR"/>
        </w:rPr>
        <w:t xml:space="preserve"> the list of sub-components is the following:</w:t>
      </w:r>
    </w:p>
    <w:p>
      <w:pPr>
        <w:pStyle w:val="ListParagraph"/>
        <w:numPr>
          <w:ilvl w:val="0"/>
          <w:numId w:val="6"/>
        </w:numPr>
        <w:rPr/>
      </w:pPr>
      <w:r>
        <w:rPr/>
        <w:t>Compute Current Weight: this sub-component is below</w:t>
      </w:r>
    </w:p>
    <w:p>
      <w:pPr>
        <w:pStyle w:val="ListParagraph"/>
        <w:numPr>
          <w:ilvl w:val="0"/>
          <w:numId w:val="6"/>
        </w:numPr>
        <w:rPr/>
      </w:pPr>
      <w:r>
        <w:rPr/>
        <w:t xml:space="preserve">Weight Update: this sub-component is described below </w:t>
      </w:r>
    </w:p>
    <w:p>
      <w:pPr>
        <w:pStyle w:val="ListParagraph"/>
        <w:numPr>
          <w:ilvl w:val="0"/>
          <w:numId w:val="6"/>
        </w:numPr>
        <w:rPr/>
      </w:pPr>
      <w:r>
        <w:rPr/>
        <w:t>Flag Update this sub-component is below</w:t>
      </w:r>
    </w:p>
    <w:p>
      <w:pPr>
        <w:pStyle w:val="ListParagraph"/>
        <w:numPr>
          <w:ilvl w:val="0"/>
          <w:numId w:val="6"/>
        </w:numPr>
        <w:rPr/>
      </w:pPr>
      <w:r>
        <w:rPr/>
        <w:t>Date update: this sub-component is below</w:t>
      </w:r>
    </w:p>
    <w:p>
      <w:pPr>
        <w:pStyle w:val="ListParagraph"/>
        <w:numPr>
          <w:ilvl w:val="0"/>
          <w:numId w:val="6"/>
        </w:numPr>
        <w:rPr/>
      </w:pPr>
      <w:r>
        <w:rPr/>
        <w:t xml:space="preserve">Format L3A Product: this sub-component allow to format a new L3A product following the L3A format into a new directory. </w:t>
      </w:r>
    </w:p>
    <w:p>
      <w:pPr>
        <w:pStyle w:val="ListParagraph"/>
        <w:numPr>
          <w:ilvl w:val="0"/>
          <w:numId w:val="6"/>
        </w:numPr>
        <w:rPr/>
      </w:pPr>
      <w:r>
        <w:rPr/>
        <w:t xml:space="preserve">Update L3A Metadata: this sub-component allow to update a product with a new set of metadata information: here insert a new date in the data list. </w:t>
      </w:r>
    </w:p>
    <w:p>
      <w:pPr>
        <w:pStyle w:val="Heading5"/>
        <w:numPr>
          <w:ilvl w:val="4"/>
          <w:numId w:val="1"/>
        </w:numPr>
        <w:rPr>
          <w:lang w:eastAsia="fr-FR"/>
        </w:rPr>
      </w:pPr>
      <w:r>
        <w:rPr>
          <w:lang w:eastAsia="fr-FR"/>
        </w:rPr>
        <w:t>Compute Current Weight</w:t>
      </w:r>
    </w:p>
    <w:p>
      <w:pPr>
        <w:pStyle w:val="Normal"/>
        <w:rPr/>
      </w:pPr>
      <w:r>
        <w:rPr>
          <w:lang w:eastAsia="fr-FR"/>
        </w:rPr>
        <w:t>This sub-component compute at the two S2 spatial resolutions, the current weights used in the weighs update and in the reflectance weighted synthesis. The algorithmic part of this sub-component and its internal function are described in the Composite ATBD [</w:t>
      </w:r>
      <w:r>
        <w:rPr>
          <w:lang w:eastAsia="fr-FR"/>
        </w:rPr>
        <w:fldChar w:fldCharType="begin"/>
      </w:r>
      <w:r>
        <w:instrText> REF _Ref358796895 \r \h </w:instrText>
      </w:r>
      <w:r>
        <w:fldChar w:fldCharType="separate"/>
      </w:r>
      <w:r>
        <w:t>RD.1</w:t>
      </w:r>
      <w:r>
        <w:fldChar w:fldCharType="end"/>
      </w:r>
      <w:r>
        <w:rPr>
          <w:lang w:eastAsia="fr-FR"/>
        </w:rPr>
        <w:t xml:space="preserve">]. We present in </w:t>
      </w:r>
      <w:r>
        <w:rPr>
          <w:lang w:eastAsia="fr-FR"/>
        </w:rPr>
        <w:fldChar w:fldCharType="begin"/>
      </w:r>
      <w:r>
        <w:instrText> REF _Ref417406147 \h </w:instrText>
      </w:r>
      <w:r>
        <w:fldChar w:fldCharType="separate"/>
      </w:r>
      <w:r>
        <w:t>Figure  4 -21</w:t>
      </w:r>
      <w:r>
        <w:fldChar w:fldCharType="end"/>
      </w:r>
      <w:r>
        <w:rPr>
          <w:lang w:eastAsia="fr-FR"/>
        </w:rPr>
        <w:t xml:space="preserve">, the external and internal interface of this sub-component.  </w:t>
      </w:r>
    </w:p>
    <w:p>
      <w:pPr>
        <w:pStyle w:val="Normal"/>
        <w:jc w:val="center"/>
        <w:rPr>
          <w:lang w:eastAsia="fr-FR"/>
        </w:rPr>
      </w:pPr>
      <w:r>
        <w:rPr/>
        <w:drawing>
          <wp:inline distT="0" distB="0" distL="0" distR="0">
            <wp:extent cx="5741670" cy="3038475"/>
            <wp:effectExtent l="0" t="0" r="0" b="0"/>
            <wp:docPr id="24" name="Image5" descr="C:\Users\msavinau\Documents\Projets_MSD\2013_S2_Agri\s2agri-main\trunk\Task3\DDF\L3A_Processor_ComputCurrent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C:\Users\msavinau\Documents\Projets_MSD\2013_S2_Agri\s2agri-main\trunk\Task3\DDF\L3A_Processor_ComputCurrentWeight.jpg"/>
                    <pic:cNvPicPr>
                      <a:picLocks noChangeAspect="1" noChangeArrowheads="1"/>
                    </pic:cNvPicPr>
                  </pic:nvPicPr>
                  <pic:blipFill>
                    <a:blip r:embed="rId32"/>
                    <a:stretch>
                      <a:fillRect/>
                    </a:stretch>
                  </pic:blipFill>
                  <pic:spPr bwMode="auto">
                    <a:xfrm>
                      <a:off x="0" y="0"/>
                      <a:ext cx="5741670" cy="3038475"/>
                    </a:xfrm>
                    <a:prstGeom prst="rect">
                      <a:avLst/>
                    </a:prstGeom>
                    <a:noFill/>
                    <a:ln w="9525">
                      <a:noFill/>
                      <a:miter lim="800000"/>
                      <a:headEnd/>
                      <a:tailEnd/>
                    </a:ln>
                  </pic:spPr>
                </pic:pic>
              </a:graphicData>
            </a:graphic>
          </wp:inline>
        </w:drawing>
      </w:r>
    </w:p>
    <w:p>
      <w:pPr>
        <w:pStyle w:val="Caption1"/>
        <w:rPr/>
      </w:pPr>
      <w:bookmarkStart w:id="514" w:name="_Ref417406139"/>
      <w:bookmarkStart w:id="515" w:name="_Toc417422278"/>
      <w:bookmarkStart w:id="516" w:name="_Ref417406147"/>
      <w:r>
        <w:rPr>
          <w:lang w:val="en-GB"/>
        </w:rPr>
        <w:t xml:space="preserve">Figure </w:t>
      </w:r>
      <w:r>
        <w:fldChar w:fldCharType="begin"/>
      </w:r>
      <w:r>
        <w:instrText>STYLEREF 1 \s</w:instrText>
      </w:r>
      <w:r>
        <w:fldChar w:fldCharType="separate"/>
      </w:r>
      <w:bookmarkStart w:id="517" w:name="__Fieldmark__8143_51071921"/>
      <w:r>
        <w:rPr>
          <w:lang w:val="en-GB"/>
        </w:rPr>
        <w:t>4</w:t>
      </w:r>
      <w:bookmarkStart w:id="518" w:name="__Fieldmark__8460_714155160"/>
      <w:r>
        <w:rPr>
          <w:lang w:val="en-GB"/>
        </w:rPr>
      </w:r>
      <w:r>
        <w:fldChar w:fldCharType="end"/>
      </w:r>
      <w:bookmarkEnd w:id="517"/>
      <w:bookmarkEnd w:id="518"/>
      <w:r>
        <w:rPr>
          <w:lang w:val="en-GB"/>
        </w:rPr>
        <w:noBreakHyphen/>
      </w:r>
      <w:r>
        <w:rPr>
          <w:lang w:val="en-GB"/>
        </w:rPr>
        <w:fldChar w:fldCharType="begin"/>
      </w:r>
      <w:r>
        <w:instrText> SEQ Figure \* ARABIC </w:instrText>
      </w:r>
      <w:r>
        <w:fldChar w:fldCharType="separate"/>
      </w:r>
      <w:r>
        <w:t>21</w:t>
      </w:r>
      <w:r>
        <w:fldChar w:fldCharType="end"/>
      </w:r>
      <w:bookmarkEnd w:id="516"/>
      <w:r>
        <w:rPr>
          <w:lang w:val="en-GB"/>
        </w:rPr>
        <w:t> </w:t>
      </w:r>
      <w:bookmarkStart w:id="519" w:name="_Ref417406152"/>
      <w:bookmarkEnd w:id="514"/>
      <w:bookmarkEnd w:id="515"/>
      <w:bookmarkEnd w:id="519"/>
      <w:r>
        <w:rPr>
          <w:lang w:val="en-GB"/>
        </w:rPr>
        <w:t>: Compute Current Weight Sub-Component Logical Diagram</w:t>
      </w:r>
    </w:p>
    <w:p>
      <w:pPr>
        <w:pStyle w:val="Normal"/>
        <w:rPr/>
      </w:pPr>
      <w:r>
        <w:rPr>
          <w:lang w:eastAsia="fr-FR"/>
        </w:rPr>
        <w:t>Compute Weigh AOT and Compute Weight (N) functions, will use an OTB BandMath application with the formula available in the ATBD [</w:t>
      </w:r>
      <w:r>
        <w:rPr>
          <w:lang w:eastAsia="fr-FR"/>
        </w:rPr>
        <w:fldChar w:fldCharType="begin"/>
      </w:r>
      <w:r>
        <w:instrText> REF _Ref358796895 \r \h </w:instrText>
      </w:r>
      <w:r>
        <w:fldChar w:fldCharType="separate"/>
      </w:r>
      <w:r>
        <w:t>RD.1</w:t>
      </w:r>
      <w:r>
        <w:fldChar w:fldCharType="end"/>
      </w:r>
      <w:r>
        <w:rPr>
          <w:lang w:eastAsia="fr-FR"/>
        </w:rPr>
        <w:t xml:space="preserve">]. Compute Weight Cloud function, will use a new OTB application based on an existing set of OTB classes. Compute Weight Sensor and Compute Weight Date functions can be written in few python code lines. </w:t>
      </w:r>
    </w:p>
    <w:p>
      <w:pPr>
        <w:pStyle w:val="Heading5"/>
        <w:numPr>
          <w:ilvl w:val="4"/>
          <w:numId w:val="1"/>
        </w:numPr>
        <w:rPr>
          <w:lang w:eastAsia="fr-FR"/>
        </w:rPr>
      </w:pPr>
      <w:r>
        <w:rPr>
          <w:lang w:eastAsia="fr-FR"/>
        </w:rPr>
        <w:t xml:space="preserve">Weight Update </w:t>
      </w:r>
    </w:p>
    <w:p>
      <w:pPr>
        <w:pStyle w:val="Normal"/>
        <w:rPr/>
      </w:pPr>
      <w:r>
        <w:rPr>
          <w:lang w:eastAsia="fr-FR"/>
        </w:rPr>
        <w:t>This sub-component computes at the two S2 spatial resolutions, the updated weights used during the reflectance update step. The algorithmic part of this sub-component is described in the Composite ATBD [</w:t>
      </w:r>
      <w:r>
        <w:rPr>
          <w:lang w:eastAsia="fr-FR"/>
        </w:rPr>
        <w:fldChar w:fldCharType="begin"/>
      </w:r>
      <w:r>
        <w:instrText> REF _Ref358796895 \r \h </w:instrText>
      </w:r>
      <w:r>
        <w:fldChar w:fldCharType="separate"/>
      </w:r>
      <w:r>
        <w:t>RD.1</w:t>
      </w:r>
      <w:r>
        <w:fldChar w:fldCharType="end"/>
      </w:r>
      <w:r>
        <w:rPr>
          <w:lang w:eastAsia="fr-FR"/>
        </w:rPr>
        <w:t xml:space="preserve">]. The </w:t>
      </w:r>
      <w:r>
        <w:rPr>
          <w:lang w:eastAsia="fr-FR"/>
        </w:rPr>
        <w:fldChar w:fldCharType="begin"/>
      </w:r>
      <w:r>
        <w:instrText> REF _Ref417320788 \h </w:instrText>
      </w:r>
      <w:r>
        <w:fldChar w:fldCharType="separate"/>
      </w:r>
      <w:r>
        <w:t>Figure  4 -22</w:t>
      </w:r>
      <w:r>
        <w:fldChar w:fldCharType="end"/>
      </w:r>
      <w:r>
        <w:rPr>
          <w:lang w:eastAsia="fr-FR"/>
        </w:rPr>
        <w:t xml:space="preserve"> presents the main interfaces of this sub-component. The inputs and the output of this sub-component are image data. Moreover the algorithm used is pixel-based, we propose to re-use the OTB BandMath Application with the corresponding formula.</w:t>
      </w:r>
    </w:p>
    <w:p>
      <w:pPr>
        <w:pStyle w:val="Normal"/>
        <w:jc w:val="center"/>
        <w:rPr>
          <w:lang w:eastAsia="fr-FR"/>
        </w:rPr>
      </w:pPr>
      <w:r>
        <w:rPr/>
        <w:drawing>
          <wp:inline distT="0" distB="0" distL="0" distR="0">
            <wp:extent cx="4797425" cy="2295525"/>
            <wp:effectExtent l="0" t="0" r="0" b="0"/>
            <wp:docPr id="25" name="Image 3" descr="C:\Users\msavinau\Documents\Projets_MSD\2013_S2_Agri\s2agri-main\trunk\Task3\DDF\L3A_Processor_Weight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 descr="C:\Users\msavinau\Documents\Projets_MSD\2013_S2_Agri\s2agri-main\trunk\Task3\DDF\L3A_Processor_WeightUpdate.jpg"/>
                    <pic:cNvPicPr>
                      <a:picLocks noChangeAspect="1" noChangeArrowheads="1"/>
                    </pic:cNvPicPr>
                  </pic:nvPicPr>
                  <pic:blipFill>
                    <a:blip r:embed="rId33"/>
                    <a:stretch>
                      <a:fillRect/>
                    </a:stretch>
                  </pic:blipFill>
                  <pic:spPr bwMode="auto">
                    <a:xfrm>
                      <a:off x="0" y="0"/>
                      <a:ext cx="4797425" cy="2295525"/>
                    </a:xfrm>
                    <a:prstGeom prst="rect">
                      <a:avLst/>
                    </a:prstGeom>
                    <a:noFill/>
                    <a:ln w="9525">
                      <a:noFill/>
                      <a:miter lim="800000"/>
                      <a:headEnd/>
                      <a:tailEnd/>
                    </a:ln>
                  </pic:spPr>
                </pic:pic>
              </a:graphicData>
            </a:graphic>
          </wp:inline>
        </w:drawing>
      </w:r>
    </w:p>
    <w:p>
      <w:pPr>
        <w:pStyle w:val="Caption1"/>
        <w:rPr/>
      </w:pPr>
      <w:bookmarkStart w:id="520" w:name="_Toc417422279"/>
      <w:bookmarkStart w:id="521" w:name="_Ref417320788"/>
      <w:r>
        <w:rPr>
          <w:lang w:val="en-GB"/>
        </w:rPr>
        <w:t xml:space="preserve">Figure </w:t>
      </w:r>
      <w:r>
        <w:fldChar w:fldCharType="begin"/>
      </w:r>
      <w:r>
        <w:instrText>STYLEREF 1 \s</w:instrText>
      </w:r>
      <w:r>
        <w:fldChar w:fldCharType="separate"/>
      </w:r>
      <w:bookmarkStart w:id="522" w:name="__Fieldmark__8179_51071921"/>
      <w:r>
        <w:rPr>
          <w:lang w:val="en-GB"/>
        </w:rPr>
        <w:t>4</w:t>
      </w:r>
      <w:bookmarkStart w:id="523" w:name="__Fieldmark__8508_714155160"/>
      <w:r>
        <w:rPr>
          <w:lang w:val="en-GB"/>
        </w:rPr>
      </w:r>
      <w:r>
        <w:fldChar w:fldCharType="end"/>
      </w:r>
      <w:bookmarkEnd w:id="522"/>
      <w:bookmarkEnd w:id="523"/>
      <w:r>
        <w:rPr>
          <w:lang w:val="en-GB"/>
        </w:rPr>
        <w:noBreakHyphen/>
      </w:r>
      <w:r>
        <w:rPr>
          <w:lang w:val="en-GB"/>
        </w:rPr>
        <w:fldChar w:fldCharType="begin"/>
      </w:r>
      <w:r>
        <w:instrText> SEQ Figure \* ARABIC </w:instrText>
      </w:r>
      <w:r>
        <w:fldChar w:fldCharType="separate"/>
      </w:r>
      <w:r>
        <w:t>22</w:t>
      </w:r>
      <w:r>
        <w:fldChar w:fldCharType="end"/>
      </w:r>
      <w:bookmarkEnd w:id="520"/>
      <w:bookmarkEnd w:id="521"/>
      <w:r>
        <w:rPr>
          <w:lang w:val="en-GB"/>
        </w:rPr>
        <w:t> : Weight Update Sub-Component Diagram</w:t>
      </w:r>
    </w:p>
    <w:p>
      <w:pPr>
        <w:pStyle w:val="Heading5"/>
        <w:numPr>
          <w:ilvl w:val="4"/>
          <w:numId w:val="1"/>
        </w:numPr>
        <w:rPr>
          <w:lang w:eastAsia="fr-FR"/>
        </w:rPr>
      </w:pPr>
      <w:r>
        <w:rPr>
          <w:lang w:eastAsia="fr-FR"/>
        </w:rPr>
        <w:t>Flag Update</w:t>
      </w:r>
    </w:p>
    <w:p>
      <w:pPr>
        <w:pStyle w:val="Normal"/>
        <w:rPr/>
      </w:pPr>
      <w:r>
        <w:rPr>
          <w:lang w:eastAsia="fr-FR"/>
        </w:rPr>
        <w:t>This sub-component computes at the two S2 spatial resolutions, the temporal status of the pixel. The algorithmic part of this sub-component is described in the Composite ATBD [</w:t>
      </w:r>
      <w:r>
        <w:rPr>
          <w:lang w:eastAsia="fr-FR"/>
        </w:rPr>
        <w:fldChar w:fldCharType="begin"/>
      </w:r>
      <w:r>
        <w:instrText> REF _Ref358796895 \r \h </w:instrText>
      </w:r>
      <w:r>
        <w:fldChar w:fldCharType="separate"/>
      </w:r>
      <w:r>
        <w:t>RD.1</w:t>
      </w:r>
      <w:r>
        <w:fldChar w:fldCharType="end"/>
      </w:r>
      <w:r>
        <w:rPr>
          <w:lang w:eastAsia="fr-FR"/>
        </w:rPr>
        <w:t xml:space="preserve">]. </w:t>
      </w:r>
      <w:r>
        <w:rPr>
          <w:lang w:eastAsia="fr-FR"/>
        </w:rPr>
        <w:fldChar w:fldCharType="begin"/>
      </w:r>
      <w:r>
        <w:instrText> REF _Ref417320801 \h </w:instrText>
      </w:r>
      <w:r>
        <w:fldChar w:fldCharType="separate"/>
      </w:r>
      <w:r>
        <w:t>Figure  4 -23</w:t>
      </w:r>
      <w:r>
        <w:fldChar w:fldCharType="end"/>
      </w:r>
      <w:r>
        <w:rPr>
          <w:lang w:eastAsia="fr-FR"/>
        </w:rPr>
        <w:t xml:space="preserve"> presents the main interfaces of this sub-component. The inputs and the output of this sub-component are image data. Moreover the algorithm used is pixel-based, so we propose to re-use the OTB BandMath Application with the corresponding formula.</w:t>
      </w:r>
    </w:p>
    <w:p>
      <w:pPr>
        <w:pStyle w:val="Normal"/>
        <w:rPr>
          <w:lang w:eastAsia="fr-FR"/>
        </w:rPr>
      </w:pPr>
      <w:r>
        <w:rPr>
          <w:lang w:eastAsia="fr-FR"/>
        </w:rPr>
        <w:t>It should be notice that for the 20m spatial resolution, we should resample the current blue reflectance and the mean blue reflectance. To do that we re-use the common resample function of the common library/package.</w:t>
      </w:r>
    </w:p>
    <w:p>
      <w:pPr>
        <w:pStyle w:val="Normal"/>
        <w:jc w:val="center"/>
        <w:rPr>
          <w:lang w:eastAsia="fr-FR"/>
        </w:rPr>
      </w:pPr>
      <w:r>
        <w:rPr/>
        <w:drawing>
          <wp:inline distT="0" distB="0" distL="0" distR="0">
            <wp:extent cx="5591175" cy="2819400"/>
            <wp:effectExtent l="0" t="0" r="0" b="0"/>
            <wp:docPr id="26" name="Image 5" descr="C:\Users\msavinau\Documents\Projets_MSD\2013_S2_Agri\s2agri-main\trunk\Task3\DDF\L3A_Processor_Flag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5" descr="C:\Users\msavinau\Documents\Projets_MSD\2013_S2_Agri\s2agri-main\trunk\Task3\DDF\L3A_Processor_FlagUpdate.jpg"/>
                    <pic:cNvPicPr>
                      <a:picLocks noChangeAspect="1" noChangeArrowheads="1"/>
                    </pic:cNvPicPr>
                  </pic:nvPicPr>
                  <pic:blipFill>
                    <a:blip r:embed="rId34"/>
                    <a:stretch>
                      <a:fillRect/>
                    </a:stretch>
                  </pic:blipFill>
                  <pic:spPr bwMode="auto">
                    <a:xfrm>
                      <a:off x="0" y="0"/>
                      <a:ext cx="5591175" cy="2819400"/>
                    </a:xfrm>
                    <a:prstGeom prst="rect">
                      <a:avLst/>
                    </a:prstGeom>
                    <a:noFill/>
                    <a:ln w="9525">
                      <a:noFill/>
                      <a:miter lim="800000"/>
                      <a:headEnd/>
                      <a:tailEnd/>
                    </a:ln>
                  </pic:spPr>
                </pic:pic>
              </a:graphicData>
            </a:graphic>
          </wp:inline>
        </w:drawing>
      </w:r>
    </w:p>
    <w:p>
      <w:pPr>
        <w:pStyle w:val="Caption1"/>
        <w:rPr/>
      </w:pPr>
      <w:bookmarkStart w:id="524" w:name="_Toc417422280"/>
      <w:bookmarkStart w:id="525" w:name="_Ref417320801"/>
      <w:r>
        <w:rPr>
          <w:lang w:val="en-GB"/>
        </w:rPr>
        <w:t xml:space="preserve">Figure </w:t>
      </w:r>
      <w:r>
        <w:fldChar w:fldCharType="begin"/>
      </w:r>
      <w:r>
        <w:instrText>STYLEREF 1 \s</w:instrText>
      </w:r>
      <w:r>
        <w:fldChar w:fldCharType="separate"/>
      </w:r>
      <w:bookmarkStart w:id="526" w:name="__Fieldmark__8206_51071921"/>
      <w:r>
        <w:rPr>
          <w:lang w:val="en-GB"/>
        </w:rPr>
        <w:t>4</w:t>
      </w:r>
      <w:bookmarkStart w:id="527" w:name="__Fieldmark__8541_714155160"/>
      <w:r>
        <w:rPr>
          <w:lang w:val="en-GB"/>
        </w:rPr>
      </w:r>
      <w:r>
        <w:fldChar w:fldCharType="end"/>
      </w:r>
      <w:bookmarkEnd w:id="526"/>
      <w:bookmarkEnd w:id="527"/>
      <w:r>
        <w:rPr>
          <w:lang w:val="en-GB"/>
        </w:rPr>
        <w:noBreakHyphen/>
      </w:r>
      <w:r>
        <w:rPr>
          <w:lang w:val="en-GB"/>
        </w:rPr>
        <w:fldChar w:fldCharType="begin"/>
      </w:r>
      <w:r>
        <w:instrText> SEQ Figure \* ARABIC </w:instrText>
      </w:r>
      <w:r>
        <w:fldChar w:fldCharType="separate"/>
      </w:r>
      <w:r>
        <w:t>23</w:t>
      </w:r>
      <w:r>
        <w:fldChar w:fldCharType="end"/>
      </w:r>
      <w:bookmarkEnd w:id="524"/>
      <w:bookmarkEnd w:id="525"/>
      <w:r>
        <w:rPr>
          <w:lang w:val="en-GB"/>
        </w:rPr>
        <w:t> : Flag Update Sub-Component Diagram</w:t>
      </w:r>
    </w:p>
    <w:p>
      <w:pPr>
        <w:pStyle w:val="Normal"/>
        <w:rPr>
          <w:lang w:eastAsia="fr-FR"/>
        </w:rPr>
      </w:pPr>
      <w:r>
        <w:rPr>
          <w:lang w:eastAsia="fr-FR"/>
        </w:rPr>
      </w:r>
    </w:p>
    <w:p>
      <w:pPr>
        <w:pStyle w:val="Normal"/>
        <w:rPr>
          <w:lang w:eastAsia="fr-FR"/>
        </w:rPr>
      </w:pPr>
      <w:r>
        <w:rPr>
          <w:lang w:eastAsia="fr-FR"/>
        </w:rPr>
      </w:r>
    </w:p>
    <w:p>
      <w:pPr>
        <w:pStyle w:val="Heading5"/>
        <w:numPr>
          <w:ilvl w:val="4"/>
          <w:numId w:val="1"/>
        </w:numPr>
        <w:rPr>
          <w:lang w:eastAsia="fr-FR"/>
        </w:rPr>
      </w:pPr>
      <w:r>
        <w:rPr>
          <w:lang w:eastAsia="fr-FR"/>
        </w:rPr>
        <w:t>Date update</w:t>
      </w:r>
    </w:p>
    <w:p>
      <w:pPr>
        <w:pStyle w:val="Normal"/>
        <w:rPr/>
      </w:pPr>
      <w:r>
        <w:rPr>
          <w:lang w:eastAsia="fr-FR"/>
        </w:rPr>
        <w:t>This sub-component computes at the two S2 spatial resolutions, the virtual date of generation of the pixel. The algorithmic part of this sub-component is described in the Composite ATBD [</w:t>
      </w:r>
      <w:r>
        <w:rPr>
          <w:lang w:eastAsia="fr-FR"/>
        </w:rPr>
        <w:fldChar w:fldCharType="begin"/>
      </w:r>
      <w:r>
        <w:instrText> REF _Ref358796895 \r \h </w:instrText>
      </w:r>
      <w:r>
        <w:fldChar w:fldCharType="separate"/>
      </w:r>
      <w:r>
        <w:t>RD.1</w:t>
      </w:r>
      <w:r>
        <w:fldChar w:fldCharType="end"/>
      </w:r>
      <w:r>
        <w:rPr>
          <w:lang w:eastAsia="fr-FR"/>
        </w:rPr>
        <w:t xml:space="preserve">]. </w:t>
      </w:r>
      <w:r>
        <w:rPr>
          <w:lang w:eastAsia="fr-FR"/>
        </w:rPr>
        <w:fldChar w:fldCharType="begin"/>
      </w:r>
      <w:r>
        <w:instrText> REF _Ref417320816 \h </w:instrText>
      </w:r>
      <w:r>
        <w:fldChar w:fldCharType="separate"/>
      </w:r>
      <w:r>
        <w:t>Figure  4 -24</w:t>
      </w:r>
      <w:r>
        <w:fldChar w:fldCharType="end"/>
      </w:r>
      <w:r>
        <w:rPr>
          <w:lang w:eastAsia="fr-FR"/>
        </w:rPr>
        <w:t xml:space="preserve"> presents the main interfaces of this sub-component. The inputs and the output of this sub-component are image data. Moreover the algorithm used is pixel-based, so we propose to re-use the OTB BandMath Application with the corresponding formula.</w:t>
      </w:r>
    </w:p>
    <w:p>
      <w:pPr>
        <w:pStyle w:val="Normal"/>
        <w:rPr>
          <w:lang w:eastAsia="fr-FR"/>
        </w:rPr>
      </w:pPr>
      <w:r>
        <w:rPr>
          <w:lang w:eastAsia="fr-FR"/>
        </w:rPr>
        <w:t>It should be noticed that for the 20m spatial resolution, we should resample the current blue reflectance and the mean blue reflectance. To do that we re-use the common resample function of the common library/package.</w:t>
      </w:r>
    </w:p>
    <w:p>
      <w:pPr>
        <w:pStyle w:val="Normal"/>
        <w:jc w:val="center"/>
        <w:rPr>
          <w:lang w:eastAsia="fr-FR"/>
        </w:rPr>
      </w:pPr>
      <w:r>
        <w:rPr>
          <w:lang w:val="en-US"/>
        </w:rPr>
        <w:t>a</w:t>
      </w:r>
      <w:r>
        <w:rPr>
          <w:lang w:val="en-US"/>
        </w:rPr>
        <w:drawing>
          <wp:inline distT="0" distB="0" distL="0" distR="0">
            <wp:extent cx="5694045" cy="3257550"/>
            <wp:effectExtent l="0" t="0" r="0" b="0"/>
            <wp:docPr id="27" name="Image 6" descr="C:\Users\msavinau\Documents\Projets_MSD\2013_S2_Agri\s2agri-main\trunk\Task3\DDF\L3A_Processor_Dat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6" descr="C:\Users\msavinau\Documents\Projets_MSD\2013_S2_Agri\s2agri-main\trunk\Task3\DDF\L3A_Processor_DateUpdate.jpg"/>
                    <pic:cNvPicPr>
                      <a:picLocks noChangeAspect="1" noChangeArrowheads="1"/>
                    </pic:cNvPicPr>
                  </pic:nvPicPr>
                  <pic:blipFill>
                    <a:blip r:embed="rId35"/>
                    <a:stretch>
                      <a:fillRect/>
                    </a:stretch>
                  </pic:blipFill>
                  <pic:spPr bwMode="auto">
                    <a:xfrm>
                      <a:off x="0" y="0"/>
                      <a:ext cx="5694045" cy="3257550"/>
                    </a:xfrm>
                    <a:prstGeom prst="rect">
                      <a:avLst/>
                    </a:prstGeom>
                    <a:noFill/>
                    <a:ln w="9525">
                      <a:noFill/>
                      <a:miter lim="800000"/>
                      <a:headEnd/>
                      <a:tailEnd/>
                    </a:ln>
                  </pic:spPr>
                </pic:pic>
              </a:graphicData>
            </a:graphic>
          </wp:inline>
        </w:drawing>
      </w:r>
    </w:p>
    <w:p>
      <w:pPr>
        <w:pStyle w:val="Caption1"/>
        <w:rPr/>
      </w:pPr>
      <w:bookmarkStart w:id="528" w:name="_Toc417422281"/>
      <w:bookmarkStart w:id="529" w:name="_Ref417320816"/>
      <w:r>
        <w:rPr>
          <w:lang w:val="en-GB"/>
        </w:rPr>
        <w:t xml:space="preserve">Figure </w:t>
      </w:r>
      <w:r>
        <w:fldChar w:fldCharType="begin"/>
      </w:r>
      <w:r>
        <w:instrText>STYLEREF 1 \s</w:instrText>
      </w:r>
      <w:r>
        <w:fldChar w:fldCharType="separate"/>
      </w:r>
      <w:bookmarkStart w:id="530" w:name="__Fieldmark__8234_51071921"/>
      <w:r>
        <w:rPr>
          <w:lang w:val="en-GB"/>
        </w:rPr>
        <w:t>4</w:t>
      </w:r>
      <w:bookmarkStart w:id="531" w:name="__Fieldmark__8574_714155160"/>
      <w:r>
        <w:rPr>
          <w:lang w:val="en-GB"/>
        </w:rPr>
      </w:r>
      <w:r>
        <w:fldChar w:fldCharType="end"/>
      </w:r>
      <w:bookmarkEnd w:id="530"/>
      <w:bookmarkEnd w:id="531"/>
      <w:r>
        <w:rPr>
          <w:lang w:val="en-GB"/>
        </w:rPr>
        <w:noBreakHyphen/>
      </w:r>
      <w:r>
        <w:rPr>
          <w:lang w:val="en-GB"/>
        </w:rPr>
        <w:fldChar w:fldCharType="begin"/>
      </w:r>
      <w:r>
        <w:instrText> SEQ Figure \* ARABIC </w:instrText>
      </w:r>
      <w:r>
        <w:fldChar w:fldCharType="separate"/>
      </w:r>
      <w:r>
        <w:t>24</w:t>
      </w:r>
      <w:r>
        <w:fldChar w:fldCharType="end"/>
      </w:r>
      <w:bookmarkEnd w:id="528"/>
      <w:bookmarkEnd w:id="529"/>
      <w:r>
        <w:rPr>
          <w:lang w:val="en-GB"/>
        </w:rPr>
        <w:t> : Date Update Sub-Component Diagram</w:t>
      </w:r>
    </w:p>
    <w:p>
      <w:pPr>
        <w:pStyle w:val="Heading4"/>
        <w:numPr>
          <w:ilvl w:val="3"/>
          <w:numId w:val="1"/>
        </w:numPr>
        <w:rPr/>
      </w:pPr>
      <w:r>
        <w:rPr/>
        <w:t xml:space="preserve"> </w:t>
      </w:r>
      <w:bookmarkStart w:id="532" w:name="_Toc416974379"/>
      <w:bookmarkStart w:id="533" w:name="_Toc417063009"/>
      <w:bookmarkStart w:id="534" w:name="_Toc417423571"/>
      <w:r>
        <w:rPr/>
        <w:t>Dependencies</w:t>
      </w:r>
      <w:bookmarkEnd w:id="532"/>
      <w:bookmarkEnd w:id="533"/>
      <w:bookmarkEnd w:id="534"/>
      <w:r>
        <w:rPr/>
        <w:t xml:space="preserve"> </w:t>
      </w:r>
    </w:p>
    <w:p>
      <w:pPr>
        <w:pStyle w:val="Normal"/>
        <w:rPr>
          <w:lang w:eastAsia="fr-FR"/>
        </w:rPr>
      </w:pPr>
      <w:r>
        <w:rPr>
          <w:lang w:eastAsia="fr-FR"/>
        </w:rPr>
        <w:t>The dependences of this module are the following:</w:t>
      </w:r>
    </w:p>
    <w:p>
      <w:pPr>
        <w:pStyle w:val="ListParagraph"/>
        <w:numPr>
          <w:ilvl w:val="0"/>
          <w:numId w:val="6"/>
        </w:numPr>
        <w:rPr/>
      </w:pPr>
      <w:r>
        <w:rPr/>
        <w:t xml:space="preserve">Common library/package to provide capabilities to read, copy, update a product and simple mathematical operation. </w:t>
      </w:r>
    </w:p>
    <w:p>
      <w:pPr>
        <w:pStyle w:val="ListParagraph"/>
        <w:numPr>
          <w:ilvl w:val="0"/>
          <w:numId w:val="6"/>
        </w:numPr>
        <w:rPr/>
      </w:pPr>
      <w:r>
        <w:rPr/>
        <w:t>OTB application package</w:t>
      </w:r>
    </w:p>
    <w:p>
      <w:pPr>
        <w:pStyle w:val="ListParagraph"/>
        <w:numPr>
          <w:ilvl w:val="0"/>
          <w:numId w:val="6"/>
        </w:numPr>
        <w:rPr/>
      </w:pPr>
      <w:r>
        <w:rPr/>
        <w:t>S2Agri application package (for the new ComputeWeightCloud application)</w:t>
      </w:r>
    </w:p>
    <w:p>
      <w:pPr>
        <w:pStyle w:val="ListParagraph"/>
        <w:numPr>
          <w:ilvl w:val="0"/>
          <w:numId w:val="6"/>
        </w:numPr>
        <w:rPr/>
      </w:pPr>
      <w:r>
        <w:rPr/>
        <w:t>GDAL tools</w:t>
      </w:r>
    </w:p>
    <w:p>
      <w:pPr>
        <w:pStyle w:val="Normal"/>
        <w:rPr>
          <w:lang w:eastAsia="fr-FR"/>
        </w:rPr>
      </w:pPr>
      <w:r>
        <w:rPr>
          <w:lang w:eastAsia="fr-FR"/>
        </w:rPr>
        <w:t>All these components should be initialized at the beginning of the module.</w:t>
      </w:r>
    </w:p>
    <w:p>
      <w:pPr>
        <w:pStyle w:val="Heading4"/>
        <w:numPr>
          <w:ilvl w:val="3"/>
          <w:numId w:val="1"/>
        </w:numPr>
        <w:rPr/>
      </w:pPr>
      <w:bookmarkStart w:id="535" w:name="_Toc416974380"/>
      <w:bookmarkStart w:id="536" w:name="_Toc417063010"/>
      <w:bookmarkStart w:id="537" w:name="_Toc417423572"/>
      <w:bookmarkEnd w:id="535"/>
      <w:bookmarkEnd w:id="536"/>
      <w:bookmarkEnd w:id="537"/>
      <w:r>
        <w:rPr/>
        <w:t>Interfaces</w:t>
      </w:r>
    </w:p>
    <w:p>
      <w:pPr>
        <w:pStyle w:val="Normal"/>
        <w:rPr>
          <w:lang w:eastAsia="fr-FR"/>
        </w:rPr>
      </w:pPr>
      <w:r>
        <w:rPr>
          <w:lang w:eastAsia="fr-FR"/>
        </w:rPr>
        <w:t>The main interfaces in term of control flow are:</w:t>
      </w:r>
    </w:p>
    <w:p>
      <w:pPr>
        <w:pStyle w:val="ListParagraph"/>
        <w:numPr>
          <w:ilvl w:val="0"/>
          <w:numId w:val="6"/>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
        </w:numPr>
        <w:rPr/>
      </w:pPr>
      <w:r>
        <w:rPr/>
        <w:t>As first input, the previous L3A product (S2_L3A_PRD):</w:t>
      </w:r>
    </w:p>
    <w:p>
      <w:pPr>
        <w:pStyle w:val="ListParagraph"/>
        <w:numPr>
          <w:ilvl w:val="1"/>
          <w:numId w:val="6"/>
        </w:numPr>
        <w:rPr/>
      </w:pPr>
      <w:r>
        <w:rPr/>
        <w:t>Its image data: the reflectance ρ at the 2 resolutions</w:t>
      </w:r>
    </w:p>
    <w:p>
      <w:pPr>
        <w:pStyle w:val="ListParagraph"/>
        <w:numPr>
          <w:ilvl w:val="1"/>
          <w:numId w:val="6"/>
        </w:numPr>
        <w:rPr/>
      </w:pPr>
      <w:r>
        <w:rPr/>
        <w:t>Its mask data: S2_L3A_MSK</w:t>
      </w:r>
    </w:p>
    <w:p>
      <w:pPr>
        <w:pStyle w:val="ListParagraph"/>
        <w:numPr>
          <w:ilvl w:val="0"/>
          <w:numId w:val="6"/>
        </w:numPr>
        <w:rPr/>
      </w:pPr>
      <w:r>
        <w:rPr/>
        <w:t>As second input, the current L2A or L2A*/c (TBC) product (S2_L2A_PRD)</w:t>
      </w:r>
    </w:p>
    <w:p>
      <w:pPr>
        <w:pStyle w:val="ListParagraph"/>
        <w:numPr>
          <w:ilvl w:val="1"/>
          <w:numId w:val="6"/>
        </w:numPr>
        <w:rPr/>
      </w:pPr>
      <w:r>
        <w:rPr/>
        <w:t>Its image data: the reflectance ρ at the 2 resolutions</w:t>
      </w:r>
    </w:p>
    <w:p>
      <w:pPr>
        <w:pStyle w:val="ListParagraph"/>
        <w:numPr>
          <w:ilvl w:val="1"/>
          <w:numId w:val="6"/>
        </w:numPr>
        <w:rPr/>
      </w:pPr>
      <w:r>
        <w:rPr/>
        <w:t>Its mask data: S2_L2A_MSK</w:t>
      </w:r>
    </w:p>
    <w:p>
      <w:pPr>
        <w:pStyle w:val="ListParagraph"/>
        <w:numPr>
          <w:ilvl w:val="1"/>
          <w:numId w:val="6"/>
        </w:numPr>
        <w:rPr/>
      </w:pPr>
      <w:r>
        <w:rPr/>
        <w:t>Its metadata: S2_L2A_MTD (for the sensor type and the acquisition date)</w:t>
      </w:r>
    </w:p>
    <w:p>
      <w:pPr>
        <w:pStyle w:val="ListParagraph"/>
        <w:numPr>
          <w:ilvl w:val="0"/>
          <w:numId w:val="6"/>
        </w:numPr>
        <w:rPr/>
      </w:pPr>
      <w:r>
        <w:rPr/>
        <w:t>As output, the new L3A product (S2_L3A_PRD):</w:t>
      </w:r>
    </w:p>
    <w:p>
      <w:pPr>
        <w:pStyle w:val="ListParagraph"/>
        <w:numPr>
          <w:ilvl w:val="1"/>
          <w:numId w:val="6"/>
        </w:numPr>
        <w:rPr/>
      </w:pPr>
      <w:r>
        <w:rPr/>
        <w:t>A new set of reflectance ρ at the 2 resolutions</w:t>
      </w:r>
    </w:p>
    <w:p>
      <w:pPr>
        <w:pStyle w:val="ListParagraph"/>
        <w:numPr>
          <w:ilvl w:val="1"/>
          <w:numId w:val="6"/>
        </w:numPr>
        <w:rPr/>
      </w:pPr>
      <w:r>
        <w:rPr/>
        <w:t xml:space="preserve">A new set of mask data </w:t>
      </w:r>
    </w:p>
    <w:p>
      <w:pPr>
        <w:pStyle w:val="ListParagraph"/>
        <w:numPr>
          <w:ilvl w:val="1"/>
          <w:numId w:val="6"/>
        </w:numPr>
        <w:rPr/>
      </w:pPr>
      <w:r>
        <w:rPr/>
        <w:t>The same set of metadata that the previous product, except for the insertion of a new date in the date list.</w:t>
      </w:r>
    </w:p>
    <w:p>
      <w:pPr>
        <w:pStyle w:val="ListParagraph"/>
        <w:numPr>
          <w:ilvl w:val="0"/>
          <w:numId w:val="6"/>
        </w:numPr>
        <w:rPr/>
      </w:pPr>
      <w:r>
        <w:rPr/>
        <w:t>As auxiliary data</w:t>
      </w:r>
    </w:p>
    <w:p>
      <w:pPr>
        <w:pStyle w:val="ListParagraph"/>
        <w:numPr>
          <w:ilvl w:val="1"/>
          <w:numId w:val="6"/>
        </w:numPr>
        <w:rPr/>
      </w:pPr>
      <w:r>
        <w:rPr/>
        <w:t>Not applicable here</w:t>
      </w:r>
    </w:p>
    <w:p>
      <w:pPr>
        <w:pStyle w:val="ListParagraph"/>
        <w:numPr>
          <w:ilvl w:val="0"/>
          <w:numId w:val="6"/>
        </w:numPr>
        <w:rPr/>
      </w:pPr>
      <w:r>
        <w:rPr/>
        <w:t>As image processing parameters</w:t>
      </w:r>
    </w:p>
    <w:p>
      <w:pPr>
        <w:pStyle w:val="ListParagraph"/>
        <w:numPr>
          <w:ilvl w:val="1"/>
          <w:numId w:val="6"/>
        </w:numPr>
        <w:rPr/>
      </w:pPr>
      <w:r>
        <w:rPr/>
        <w:t xml:space="preserve">Radius of the interpolator used to resample the blue reflectance to 20 m. </w:t>
      </w:r>
    </w:p>
    <w:p>
      <w:pPr>
        <w:pStyle w:val="ListParagraph"/>
        <w:numPr>
          <w:ilvl w:val="1"/>
          <w:numId w:val="6"/>
        </w:numPr>
        <w:rPr/>
      </w:pPr>
      <w:r>
        <w:rPr/>
        <w:t>The two sigma values used into Compute Weight Cloud</w:t>
      </w:r>
    </w:p>
    <w:p>
      <w:pPr>
        <w:pStyle w:val="ListParagraph"/>
        <w:numPr>
          <w:ilvl w:val="1"/>
          <w:numId w:val="6"/>
        </w:numPr>
        <w:rPr/>
      </w:pPr>
      <w:r>
        <w:rPr/>
        <w:t xml:space="preserve">The coarse resolution used into Compute Weight Cloud </w:t>
      </w:r>
    </w:p>
    <w:p>
      <w:pPr>
        <w:pStyle w:val="Heading5"/>
        <w:numPr>
          <w:ilvl w:val="4"/>
          <w:numId w:val="1"/>
        </w:numPr>
        <w:rPr>
          <w:lang w:eastAsia="fr-FR"/>
        </w:rPr>
      </w:pPr>
      <w:r>
        <w:rPr>
          <w:lang w:eastAsia="fr-FR"/>
        </w:rPr>
        <w:t>executeAsync</w:t>
      </w:r>
    </w:p>
    <w:p>
      <w:pPr>
        <w:pStyle w:val="Normal"/>
        <w:rPr>
          <w:lang w:eastAsia="fr-FR"/>
        </w:rPr>
      </w:pPr>
      <w:r>
        <w:rPr>
          <w:lang w:eastAsia="fr-FR"/>
        </w:rPr>
        <w:t>Requests the asynchronous execution of the Iterative Composite Synthesis Module by the Resource Manager.</w:t>
      </w:r>
    </w:p>
    <w:p>
      <w:pPr>
        <w:pStyle w:val="Normal"/>
        <w:rPr>
          <w:lang w:eastAsia="fr-FR"/>
        </w:rPr>
      </w:pPr>
      <w:r>
        <w:rPr>
          <w:lang w:eastAsia="fr-FR"/>
        </w:rPr>
        <w:t>Input:</w:t>
      </w:r>
    </w:p>
    <w:p>
      <w:pPr>
        <w:pStyle w:val="ListParagraph"/>
        <w:numPr>
          <w:ilvl w:val="0"/>
          <w:numId w:val="69"/>
        </w:numPr>
        <w:rPr/>
      </w:pPr>
      <w:r>
        <w:rPr/>
        <w:t>Parameters []: the list of processor parameters as described in the control and data flow including the next state to be executed.</w:t>
      </w:r>
    </w:p>
    <w:p>
      <w:pPr>
        <w:pStyle w:val="Heading5"/>
        <w:numPr>
          <w:ilvl w:val="4"/>
          <w:numId w:val="1"/>
        </w:numPr>
        <w:rPr>
          <w:lang w:eastAsia="fr-FR"/>
        </w:rPr>
      </w:pPr>
      <w:r>
        <w:rPr>
          <w:lang w:eastAsia="fr-FR"/>
        </w:rPr>
        <w:t>stop</w:t>
      </w:r>
    </w:p>
    <w:p>
      <w:pPr>
        <w:pStyle w:val="Normal"/>
        <w:rPr>
          <w:lang w:eastAsia="fr-FR"/>
        </w:rPr>
      </w:pPr>
      <w:r>
        <w:rPr>
          <w:lang w:eastAsia="fr-FR"/>
        </w:rPr>
        <w:t>Requests the stopping of the Iterative Composite Synthesis Module.</w:t>
      </w:r>
    </w:p>
    <w:p>
      <w:pPr>
        <w:pStyle w:val="Heading5"/>
        <w:numPr>
          <w:ilvl w:val="4"/>
          <w:numId w:val="1"/>
        </w:numPr>
        <w:rPr>
          <w:lang w:eastAsia="fr-FR"/>
        </w:rPr>
      </w:pPr>
      <w:r>
        <w:rPr>
          <w:lang w:eastAsia="fr-FR"/>
        </w:rPr>
        <w:t>inspectState</w:t>
      </w:r>
    </w:p>
    <w:p>
      <w:pPr>
        <w:pStyle w:val="Normal"/>
        <w:rPr>
          <w:lang w:eastAsia="fr-FR"/>
        </w:rPr>
      </w:pPr>
      <w:r>
        <w:rPr>
          <w:lang w:eastAsia="fr-FR"/>
        </w:rPr>
        <w:t>Requests information about the current execution state of the Iterative Composite Synthesis Module.</w:t>
      </w:r>
    </w:p>
    <w:p>
      <w:pPr>
        <w:pStyle w:val="Normal"/>
        <w:rPr>
          <w:lang w:eastAsia="fr-FR"/>
        </w:rPr>
      </w:pPr>
      <w:r>
        <w:rPr>
          <w:lang w:eastAsia="fr-FR"/>
        </w:rPr>
        <w:t>Output:</w:t>
      </w:r>
    </w:p>
    <w:p>
      <w:pPr>
        <w:pStyle w:val="Normal"/>
        <w:rPr>
          <w:lang w:eastAsia="fr-FR"/>
        </w:rPr>
      </w:pPr>
      <w:r>
        <w:rPr>
          <w:lang w:eastAsia="fr-FR"/>
        </w:rPr>
        <w:t>ProcessorState : the execution information of the processor</w:t>
      </w:r>
    </w:p>
    <w:p>
      <w:pPr>
        <w:pStyle w:val="Heading4"/>
        <w:numPr>
          <w:ilvl w:val="3"/>
          <w:numId w:val="1"/>
        </w:numPr>
        <w:rPr/>
      </w:pPr>
      <w:bookmarkStart w:id="538" w:name="_Toc416974381"/>
      <w:bookmarkStart w:id="539" w:name="_Toc417063011"/>
      <w:bookmarkStart w:id="540" w:name="_Toc417423573"/>
      <w:bookmarkEnd w:id="538"/>
      <w:bookmarkEnd w:id="539"/>
      <w:bookmarkEnd w:id="540"/>
      <w:r>
        <w:rPr/>
        <w:t>Resources</w:t>
      </w:r>
    </w:p>
    <w:p>
      <w:pPr>
        <w:pStyle w:val="Normal"/>
        <w:rPr>
          <w:lang w:eastAsia="fr-FR"/>
        </w:rPr>
      </w:pPr>
      <w:r>
        <w:rPr>
          <w:lang w:eastAsia="fr-FR"/>
        </w:rPr>
        <w:t xml:space="preserve">Not Applicable </w:t>
      </w:r>
    </w:p>
    <w:p>
      <w:pPr>
        <w:pStyle w:val="Heading4"/>
        <w:numPr>
          <w:ilvl w:val="3"/>
          <w:numId w:val="1"/>
        </w:numPr>
        <w:rPr/>
      </w:pPr>
      <w:bookmarkStart w:id="541" w:name="_Toc416974382"/>
      <w:bookmarkStart w:id="542" w:name="_Toc417063012"/>
      <w:bookmarkStart w:id="543" w:name="_Toc417423574"/>
      <w:r>
        <w:rPr/>
        <w:t>References</w:t>
      </w:r>
      <w:bookmarkEnd w:id="541"/>
      <w:bookmarkEnd w:id="542"/>
      <w:bookmarkEnd w:id="543"/>
      <w:r>
        <w:rPr/>
        <w:t xml:space="preserve"> </w:t>
      </w:r>
    </w:p>
    <w:p>
      <w:pPr>
        <w:pStyle w:val="Normal"/>
        <w:rPr/>
      </w:pPr>
      <w:r>
        <w:rPr>
          <w:lang w:eastAsia="fr-FR"/>
        </w:rPr>
        <w:t>The algorithm part of this component is described in the Composite ATBD [</w:t>
      </w:r>
      <w:r>
        <w:rPr>
          <w:lang w:eastAsia="fr-FR"/>
        </w:rPr>
        <w:fldChar w:fldCharType="begin"/>
      </w:r>
      <w:r>
        <w:instrText> REF _Ref358796895 \r \h </w:instrText>
      </w:r>
      <w:r>
        <w:fldChar w:fldCharType="separate"/>
      </w:r>
      <w:r>
        <w:t>RD.1</w:t>
      </w:r>
      <w:r>
        <w:fldChar w:fldCharType="end"/>
      </w:r>
      <w:r>
        <w:rPr>
          <w:lang w:eastAsia="fr-FR"/>
        </w:rPr>
        <w:t>]</w:t>
      </w:r>
    </w:p>
    <w:p>
      <w:pPr>
        <w:pStyle w:val="Normal"/>
        <w:rPr>
          <w:lang w:eastAsia="fr-FR"/>
        </w:rPr>
      </w:pPr>
      <w:r>
        <w:rPr>
          <w:lang w:eastAsia="fr-FR"/>
        </w:rPr>
        <w:t xml:space="preserve">This component used also some common sub-components from the Common package/library: resample image or mask data. </w:t>
      </w:r>
    </w:p>
    <w:p>
      <w:pPr>
        <w:pStyle w:val="Heading4"/>
        <w:numPr>
          <w:ilvl w:val="3"/>
          <w:numId w:val="1"/>
        </w:numPr>
        <w:rPr/>
      </w:pPr>
      <w:bookmarkStart w:id="544" w:name="_Toc416974383"/>
      <w:bookmarkStart w:id="545" w:name="_Toc417063013"/>
      <w:bookmarkStart w:id="546" w:name="_Toc417423575"/>
      <w:bookmarkEnd w:id="544"/>
      <w:bookmarkEnd w:id="545"/>
      <w:bookmarkEnd w:id="546"/>
      <w:r>
        <w:rPr/>
        <w:t>Data</w:t>
      </w:r>
    </w:p>
    <w:p>
      <w:pPr>
        <w:pStyle w:val="Normal"/>
        <w:rPr>
          <w:lang w:eastAsia="fr-FR"/>
        </w:rPr>
      </w:pPr>
      <w:r>
        <w:rPr>
          <w:lang w:eastAsia="fr-FR"/>
        </w:rPr>
        <w:t xml:space="preserve">The internal data of this component will be stored into the working directory of the processing area file system until the end of the module execution. </w:t>
      </w:r>
    </w:p>
    <w:p>
      <w:pPr>
        <w:pStyle w:val="Normal"/>
        <w:rPr>
          <w:lang w:eastAsia="fr-FR"/>
        </w:rPr>
      </w:pPr>
      <w:r>
        <w:rPr>
          <w:lang w:eastAsia="fr-FR"/>
        </w:rPr>
        <w:t>The current list of internal data is the following:</w:t>
      </w:r>
    </w:p>
    <w:p>
      <w:pPr>
        <w:pStyle w:val="ListParagraph"/>
        <w:numPr>
          <w:ilvl w:val="0"/>
          <w:numId w:val="6"/>
        </w:numPr>
        <w:rPr/>
      </w:pPr>
      <w:r>
        <w:rPr/>
        <w:t>The current AOT weight map at 10m and 20m</w:t>
      </w:r>
    </w:p>
    <w:p>
      <w:pPr>
        <w:pStyle w:val="ListParagraph"/>
        <w:numPr>
          <w:ilvl w:val="0"/>
          <w:numId w:val="6"/>
        </w:numPr>
        <w:rPr/>
      </w:pPr>
      <w:r>
        <w:rPr/>
        <w:t>The current cloud weight map at 10m and 20m</w:t>
      </w:r>
    </w:p>
    <w:p>
      <w:pPr>
        <w:pStyle w:val="ListParagraph"/>
        <w:numPr>
          <w:ilvl w:val="0"/>
          <w:numId w:val="6"/>
        </w:numPr>
        <w:rPr/>
      </w:pPr>
      <w:r>
        <w:rPr/>
        <w:t>The current global weight map at 10m and 20m</w:t>
      </w:r>
    </w:p>
    <w:p>
      <w:pPr>
        <w:pStyle w:val="ListParagraph"/>
        <w:numPr>
          <w:ilvl w:val="0"/>
          <w:numId w:val="6"/>
        </w:numPr>
        <w:rPr/>
      </w:pPr>
      <w:r>
        <w:rPr/>
        <w:t>The mean weight map at 10m and 20m</w:t>
      </w:r>
    </w:p>
    <w:p>
      <w:pPr>
        <w:pStyle w:val="ListParagraph"/>
        <w:numPr>
          <w:ilvl w:val="0"/>
          <w:numId w:val="6"/>
        </w:numPr>
        <w:rPr/>
      </w:pPr>
      <w:r>
        <w:rPr/>
        <w:t>The mean date map at 10m and 20m</w:t>
      </w:r>
    </w:p>
    <w:p>
      <w:pPr>
        <w:pStyle w:val="ListParagraph"/>
        <w:numPr>
          <w:ilvl w:val="0"/>
          <w:numId w:val="6"/>
        </w:numPr>
        <w:rPr/>
      </w:pPr>
      <w:r>
        <w:rPr/>
        <w:t>The temporal flag at 10 and 20m</w:t>
      </w:r>
    </w:p>
    <w:p>
      <w:pPr>
        <w:pStyle w:val="ListParagraph"/>
        <w:numPr>
          <w:ilvl w:val="0"/>
          <w:numId w:val="6"/>
        </w:numPr>
        <w:rPr/>
      </w:pPr>
      <w:r>
        <w:rPr/>
        <w:t>The update reflectance for the 10m and 20m components</w:t>
      </w:r>
    </w:p>
    <w:p>
      <w:pPr>
        <w:pStyle w:val="ListParagraph"/>
        <w:numPr>
          <w:ilvl w:val="0"/>
          <w:numId w:val="69"/>
        </w:numPr>
        <w:rPr/>
      </w:pPr>
      <w:r>
        <w:rPr/>
        <w:t>The blue reflectance at 20m</w:t>
      </w:r>
    </w:p>
    <w:p>
      <w:pPr>
        <w:pStyle w:val="Heading3"/>
        <w:numPr>
          <w:ilvl w:val="2"/>
          <w:numId w:val="1"/>
        </w:numPr>
        <w:rPr/>
      </w:pPr>
      <w:bookmarkStart w:id="547" w:name="_Ref417422818"/>
      <w:bookmarkStart w:id="548" w:name="_Toc417423576"/>
      <w:r>
        <w:rPr/>
        <w:t>Compute LAI</w:t>
      </w:r>
      <w:bookmarkEnd w:id="547"/>
      <w:bookmarkEnd w:id="548"/>
      <w:r>
        <w:rPr/>
        <w:t xml:space="preserve"> </w:t>
      </w:r>
    </w:p>
    <w:p>
      <w:pPr>
        <w:pStyle w:val="Heading4"/>
        <w:numPr>
          <w:ilvl w:val="3"/>
          <w:numId w:val="1"/>
        </w:numPr>
        <w:rPr>
          <w:rFonts w:cs="Arial"/>
        </w:rPr>
      </w:pPr>
      <w:bookmarkStart w:id="549" w:name="_Toc417423577"/>
      <w:bookmarkEnd w:id="549"/>
      <w:r>
        <w:rPr>
          <w:rFonts w:cs="Arial"/>
        </w:rPr>
        <w:t>Type</w:t>
      </w:r>
    </w:p>
    <w:p>
      <w:pPr>
        <w:pStyle w:val="Western"/>
        <w:rPr/>
      </w:pPr>
      <w:r>
        <w:rPr/>
        <w:t>The compute LAI module represents the main processing step of the vegetation status processor. This module is a collection of executable or internal functions.</w:t>
      </w:r>
    </w:p>
    <w:p>
      <w:pPr>
        <w:pStyle w:val="Heading4"/>
        <w:numPr>
          <w:ilvl w:val="3"/>
          <w:numId w:val="1"/>
        </w:numPr>
        <w:rPr>
          <w:rFonts w:cs="Arial"/>
        </w:rPr>
      </w:pPr>
      <w:bookmarkStart w:id="550" w:name="_Toc417423578"/>
      <w:r>
        <w:rPr>
          <w:rFonts w:cs="Arial"/>
        </w:rPr>
        <w:t>Purpose</w:t>
      </w:r>
      <w:bookmarkEnd w:id="550"/>
      <w:r>
        <w:rPr>
          <w:rFonts w:cs="Arial"/>
        </w:rPr>
        <w:t xml:space="preserve"> </w:t>
      </w:r>
    </w:p>
    <w:p>
      <w:pPr>
        <w:pStyle w:val="Western"/>
        <w:rPr/>
      </w:pPr>
      <w:r>
        <w:rPr/>
        <w:t>The compute LAI module provides a biophysical measure that characterizes vegetation for each available pixel.</w:t>
      </w:r>
    </w:p>
    <w:p>
      <w:pPr>
        <w:pStyle w:val="Heading4"/>
        <w:numPr>
          <w:ilvl w:val="3"/>
          <w:numId w:val="1"/>
        </w:numPr>
        <w:rPr>
          <w:rFonts w:cs="Arial"/>
        </w:rPr>
      </w:pPr>
      <w:bookmarkStart w:id="551" w:name="_Toc417423579"/>
      <w:bookmarkEnd w:id="551"/>
      <w:r>
        <w:rPr>
          <w:rFonts w:cs="Arial"/>
        </w:rPr>
        <w:t>Function</w:t>
      </w:r>
    </w:p>
    <w:p>
      <w:pPr>
        <w:pStyle w:val="Western"/>
        <w:rPr/>
      </w:pPr>
      <w:r>
        <w:rPr>
          <w:lang w:val="en-GB"/>
        </w:rPr>
        <w:t xml:space="preserve">This module is based on the algorithm description done in the </w:t>
      </w:r>
      <w:r>
        <w:rPr>
          <w:lang w:eastAsia="fr-FR"/>
        </w:rPr>
        <w:t>Biophysical Product ATBD</w:t>
      </w:r>
      <w:r>
        <w:rPr>
          <w:lang w:val="en-GB"/>
        </w:rPr>
        <w:t xml:space="preserve"> [</w:t>
      </w:r>
      <w:r>
        <w:rPr>
          <w:lang w:val="en-GB"/>
        </w:rPr>
        <w:fldChar w:fldCharType="begin"/>
      </w:r>
      <w:r>
        <w:instrText> REF _Ref417406278 \r \h </w:instrText>
      </w:r>
      <w:r>
        <w:fldChar w:fldCharType="separate"/>
      </w:r>
      <w:r>
        <w:t>RD.2</w:t>
      </w:r>
      <w:r>
        <w:fldChar w:fldCharType="end"/>
      </w:r>
      <w:r>
        <w:rPr>
          <w:lang w:val="en-GB"/>
        </w:rPr>
        <w:t xml:space="preserve">]. In </w:t>
      </w:r>
      <w:r>
        <w:rPr>
          <w:lang w:val="en-GB"/>
        </w:rPr>
        <w:fldChar w:fldCharType="begin"/>
      </w:r>
      <w:r>
        <w:instrText> REF _Ref417376094 \h </w:instrText>
      </w:r>
      <w:r>
        <w:fldChar w:fldCharType="separate"/>
      </w:r>
      <w:r>
        <w:t>Figure  4 -25</w:t>
      </w:r>
      <w:r>
        <w:fldChar w:fldCharType="end"/>
      </w:r>
      <w:r>
        <w:rPr>
          <w:lang w:val="en-GB"/>
        </w:rPr>
        <w:t xml:space="preserve">, we present a global diagram of the different main steps of the module. The different sub-components are described in the following section. </w:t>
      </w:r>
    </w:p>
    <w:p>
      <w:pPr>
        <w:pStyle w:val="Normal"/>
        <w:rPr>
          <w:lang w:eastAsia="fr-FR"/>
        </w:rPr>
      </w:pPr>
      <w:r>
        <w:rPr/>
        <w:drawing>
          <wp:inline distT="0" distB="0" distL="0" distR="0">
            <wp:extent cx="5768340" cy="2074545"/>
            <wp:effectExtent l="0" t="0" r="0" b="0"/>
            <wp:docPr id="28"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2" descr=""/>
                    <pic:cNvPicPr>
                      <a:picLocks noChangeAspect="1" noChangeArrowheads="1"/>
                    </pic:cNvPicPr>
                  </pic:nvPicPr>
                  <pic:blipFill>
                    <a:blip r:embed="rId36"/>
                    <a:stretch>
                      <a:fillRect/>
                    </a:stretch>
                  </pic:blipFill>
                  <pic:spPr bwMode="auto">
                    <a:xfrm>
                      <a:off x="0" y="0"/>
                      <a:ext cx="5768340" cy="2074545"/>
                    </a:xfrm>
                    <a:prstGeom prst="rect">
                      <a:avLst/>
                    </a:prstGeom>
                    <a:noFill/>
                    <a:ln w="9525">
                      <a:noFill/>
                      <a:miter lim="800000"/>
                      <a:headEnd/>
                      <a:tailEnd/>
                    </a:ln>
                  </pic:spPr>
                </pic:pic>
              </a:graphicData>
            </a:graphic>
          </wp:inline>
        </w:drawing>
      </w:r>
    </w:p>
    <w:p>
      <w:pPr>
        <w:pStyle w:val="Caption1"/>
        <w:rPr/>
      </w:pPr>
      <w:bookmarkStart w:id="552" w:name="_Toc417422282"/>
      <w:bookmarkStart w:id="553" w:name="_Ref417376094"/>
      <w:r>
        <w:rPr>
          <w:lang w:val="en-GB"/>
        </w:rPr>
        <w:t xml:space="preserve">Figure </w:t>
      </w:r>
      <w:r>
        <w:fldChar w:fldCharType="begin"/>
      </w:r>
      <w:r>
        <w:instrText>STYLEREF 1 \s</w:instrText>
      </w:r>
      <w:r>
        <w:fldChar w:fldCharType="separate"/>
      </w:r>
      <w:bookmarkStart w:id="554" w:name="__Fieldmark__8381_51071921"/>
      <w:r>
        <w:rPr>
          <w:lang w:val="en-GB"/>
        </w:rPr>
        <w:t>4</w:t>
      </w:r>
      <w:bookmarkStart w:id="555" w:name="__Fieldmark__8747_714155160"/>
      <w:r>
        <w:rPr>
          <w:lang w:val="en-GB"/>
        </w:rPr>
      </w:r>
      <w:r>
        <w:fldChar w:fldCharType="end"/>
      </w:r>
      <w:bookmarkEnd w:id="554"/>
      <w:bookmarkEnd w:id="555"/>
      <w:r>
        <w:rPr>
          <w:lang w:val="en-GB"/>
        </w:rPr>
        <w:noBreakHyphen/>
      </w:r>
      <w:r>
        <w:rPr>
          <w:lang w:val="en-GB"/>
        </w:rPr>
        <w:fldChar w:fldCharType="begin"/>
      </w:r>
      <w:r>
        <w:instrText> SEQ Figure \* ARABIC </w:instrText>
      </w:r>
      <w:r>
        <w:fldChar w:fldCharType="separate"/>
      </w:r>
      <w:r>
        <w:t>25</w:t>
      </w:r>
      <w:r>
        <w:fldChar w:fldCharType="end"/>
      </w:r>
      <w:bookmarkEnd w:id="552"/>
      <w:bookmarkEnd w:id="553"/>
      <w:r>
        <w:rPr>
          <w:lang w:val="en-GB"/>
        </w:rPr>
        <w:t> : Compute LAI Module Functional Diagram</w:t>
      </w:r>
    </w:p>
    <w:p>
      <w:pPr>
        <w:pStyle w:val="Heading4"/>
        <w:numPr>
          <w:ilvl w:val="3"/>
          <w:numId w:val="1"/>
        </w:numPr>
        <w:rPr>
          <w:rFonts w:cs="Arial"/>
        </w:rPr>
      </w:pPr>
      <w:bookmarkStart w:id="556" w:name="_Toc417423580"/>
      <w:r>
        <w:rPr>
          <w:rFonts w:cs="Arial"/>
        </w:rPr>
        <w:t>Subordinates</w:t>
      </w:r>
      <w:bookmarkEnd w:id="556"/>
      <w:r>
        <w:rPr>
          <w:rFonts w:cs="Arial"/>
        </w:rPr>
        <w:t xml:space="preserve"> </w:t>
      </w:r>
    </w:p>
    <w:p>
      <w:pPr>
        <w:pStyle w:val="Normal"/>
        <w:spacing w:beforeAutospacing="1" w:after="119"/>
        <w:rPr/>
      </w:pPr>
      <w:r>
        <w:rPr>
          <w:color w:val="000000"/>
        </w:rPr>
        <w:t xml:space="preserve">Based on the </w:t>
      </w:r>
      <w:r>
        <w:rPr>
          <w:color w:val="000000"/>
        </w:rPr>
        <w:fldChar w:fldCharType="begin"/>
      </w:r>
      <w:r>
        <w:instrText> REF _Ref417376094 \h </w:instrText>
      </w:r>
      <w:r>
        <w:fldChar w:fldCharType="separate"/>
      </w:r>
      <w:r>
        <w:t>Figure  4 -25</w:t>
      </w:r>
      <w:r>
        <w:fldChar w:fldCharType="end"/>
      </w:r>
      <w:r>
        <w:rPr>
          <w:color w:val="000000"/>
        </w:rPr>
        <w:t>, the list of sub-components is the following:</w:t>
      </w:r>
    </w:p>
    <w:p>
      <w:pPr>
        <w:pStyle w:val="Normal"/>
        <w:numPr>
          <w:ilvl w:val="0"/>
          <w:numId w:val="40"/>
        </w:numPr>
        <w:spacing w:beforeAutospacing="1" w:after="198"/>
        <w:rPr>
          <w:color w:val="000000"/>
        </w:rPr>
      </w:pPr>
      <w:r>
        <w:rPr>
          <w:color w:val="000000"/>
        </w:rPr>
        <w:t>Get model: this sub-component is described below</w:t>
      </w:r>
    </w:p>
    <w:p>
      <w:pPr>
        <w:pStyle w:val="Normal"/>
        <w:numPr>
          <w:ilvl w:val="0"/>
          <w:numId w:val="40"/>
        </w:numPr>
        <w:spacing w:beforeAutospacing="1" w:after="198"/>
        <w:rPr>
          <w:color w:val="000000"/>
        </w:rPr>
      </w:pPr>
      <w:r>
        <w:rPr>
          <w:color w:val="000000"/>
        </w:rPr>
        <w:t>Compute feature: this sub-component is described below</w:t>
      </w:r>
    </w:p>
    <w:p>
      <w:pPr>
        <w:pStyle w:val="Normal"/>
        <w:numPr>
          <w:ilvl w:val="0"/>
          <w:numId w:val="40"/>
        </w:numPr>
        <w:spacing w:beforeAutospacing="1" w:after="198"/>
        <w:rPr/>
      </w:pPr>
      <w:r>
        <w:rPr>
          <w:color w:val="000000"/>
        </w:rPr>
        <w:t>Invert: this sub-component is described in [</w:t>
      </w:r>
      <w:r>
        <w:rPr>
          <w:color w:val="000000"/>
        </w:rPr>
        <w:fldChar w:fldCharType="begin"/>
      </w:r>
      <w:r>
        <w:instrText> REF _Ref417406278 \r \h </w:instrText>
      </w:r>
      <w:r>
        <w:fldChar w:fldCharType="separate"/>
      </w:r>
      <w:r>
        <w:t>RD.2</w:t>
      </w:r>
      <w:r>
        <w:fldChar w:fldCharType="end"/>
      </w:r>
      <w:r>
        <w:rPr>
          <w:color w:val="000000"/>
        </w:rPr>
        <w:t>]</w:t>
      </w:r>
    </w:p>
    <w:p>
      <w:pPr>
        <w:pStyle w:val="Heading5"/>
        <w:numPr>
          <w:ilvl w:val="4"/>
          <w:numId w:val="1"/>
        </w:numPr>
        <w:rPr/>
      </w:pPr>
      <w:r>
        <w:rPr/>
        <w:t>Get Model</w:t>
      </w:r>
    </w:p>
    <w:p>
      <w:pPr>
        <w:pStyle w:val="Western"/>
        <w:rPr/>
      </w:pPr>
      <w:r>
        <w:rPr/>
        <w:t>This sub-component is described below (</w:t>
      </w:r>
      <w:r>
        <w:rPr/>
        <w:fldChar w:fldCharType="begin"/>
      </w:r>
      <w:r>
        <w:instrText> REF _Ref417449633 \h </w:instrText>
      </w:r>
      <w:r>
        <w:fldChar w:fldCharType="separate"/>
      </w:r>
      <w:r>
        <w:t>Figure  4 -26</w:t>
      </w:r>
      <w:r>
        <w:fldChar w:fldCharType="end"/>
      </w:r>
      <w:r>
        <w:rPr/>
        <w:t>).</w:t>
      </w:r>
    </w:p>
    <w:p>
      <w:pPr>
        <w:pStyle w:val="Normal"/>
        <w:jc w:val="center"/>
        <w:rPr>
          <w:lang w:eastAsia="fr-FR"/>
        </w:rPr>
      </w:pPr>
      <w:r>
        <w:rPr/>
        <w:drawing>
          <wp:inline distT="0" distB="0" distL="0" distR="0">
            <wp:extent cx="4886325" cy="1704975"/>
            <wp:effectExtent l="0" t="0" r="0" b="0"/>
            <wp:docPr id="2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7" descr=""/>
                    <pic:cNvPicPr>
                      <a:picLocks noChangeAspect="1" noChangeArrowheads="1"/>
                    </pic:cNvPicPr>
                  </pic:nvPicPr>
                  <pic:blipFill>
                    <a:blip r:embed="rId37"/>
                    <a:stretch>
                      <a:fillRect/>
                    </a:stretch>
                  </pic:blipFill>
                  <pic:spPr bwMode="auto">
                    <a:xfrm>
                      <a:off x="0" y="0"/>
                      <a:ext cx="4886325" cy="1704975"/>
                    </a:xfrm>
                    <a:prstGeom prst="rect">
                      <a:avLst/>
                    </a:prstGeom>
                    <a:noFill/>
                    <a:ln w="9525">
                      <a:noFill/>
                      <a:miter lim="800000"/>
                      <a:headEnd/>
                      <a:tailEnd/>
                    </a:ln>
                  </pic:spPr>
                </pic:pic>
              </a:graphicData>
            </a:graphic>
          </wp:inline>
        </w:drawing>
      </w:r>
    </w:p>
    <w:p>
      <w:pPr>
        <w:pStyle w:val="Caption1"/>
        <w:rPr/>
      </w:pPr>
      <w:bookmarkStart w:id="557" w:name="_Toc417422283"/>
      <w:bookmarkStart w:id="558" w:name="_Ref417449633"/>
      <w:r>
        <w:rPr>
          <w:lang w:val="en-GB"/>
        </w:rPr>
        <w:t xml:space="preserve">Figure </w:t>
      </w:r>
      <w:r>
        <w:fldChar w:fldCharType="begin"/>
      </w:r>
      <w:r>
        <w:instrText>STYLEREF 1 \s</w:instrText>
      </w:r>
      <w:r>
        <w:fldChar w:fldCharType="separate"/>
      </w:r>
      <w:bookmarkStart w:id="559" w:name="__Fieldmark__8420_51071921"/>
      <w:r>
        <w:rPr>
          <w:lang w:val="en-GB"/>
        </w:rPr>
        <w:t>4</w:t>
      </w:r>
      <w:bookmarkStart w:id="560" w:name="__Fieldmark__8793_714155160"/>
      <w:r>
        <w:rPr>
          <w:lang w:val="en-GB"/>
        </w:rPr>
      </w:r>
      <w:r>
        <w:fldChar w:fldCharType="end"/>
      </w:r>
      <w:bookmarkEnd w:id="559"/>
      <w:bookmarkEnd w:id="560"/>
      <w:r>
        <w:rPr>
          <w:lang w:val="en-GB"/>
        </w:rPr>
        <w:noBreakHyphen/>
      </w:r>
      <w:r>
        <w:rPr>
          <w:lang w:val="en-GB"/>
        </w:rPr>
        <w:fldChar w:fldCharType="begin"/>
      </w:r>
      <w:r>
        <w:instrText> SEQ Figure \* ARABIC </w:instrText>
      </w:r>
      <w:r>
        <w:fldChar w:fldCharType="separate"/>
      </w:r>
      <w:r>
        <w:t>26</w:t>
      </w:r>
      <w:r>
        <w:fldChar w:fldCharType="end"/>
      </w:r>
      <w:bookmarkEnd w:id="557"/>
      <w:bookmarkEnd w:id="558"/>
      <w:r>
        <w:rPr>
          <w:lang w:val="en-GB"/>
        </w:rPr>
        <w:t> : LAI Get Model Sub-Component Diagram</w:t>
      </w:r>
    </w:p>
    <w:p>
      <w:pPr>
        <w:pStyle w:val="Western"/>
        <w:rPr/>
      </w:pPr>
      <w:r>
        <w:rPr/>
        <w:t>Get Models looks for the right error and LAI regression model from lists according to angles given as inputs. The selection is made on the filename. As the models are computed with a step of 0.5 degrees [TBC], the module takes the nearest models according to:</w:t>
      </w:r>
    </w:p>
    <w:p>
      <w:pPr>
        <w:pStyle w:val="Western"/>
        <w:numPr>
          <w:ilvl w:val="0"/>
          <w:numId w:val="7"/>
        </w:numPr>
        <w:rPr/>
      </w:pPr>
      <w:r>
        <w:rPr/>
        <w:t>For Sentinel-2 the mean angles per band and detectors for viewing angles and sun angles as available in the Sentinel-2 tile metadata.</w:t>
      </w:r>
    </w:p>
    <w:p>
      <w:pPr>
        <w:pStyle w:val="Western"/>
        <w:numPr>
          <w:ilvl w:val="0"/>
          <w:numId w:val="7"/>
        </w:numPr>
        <w:rPr/>
      </w:pPr>
      <w:r>
        <w:rPr/>
        <w:t xml:space="preserve">For LandSat8 the global viewing angles and sun angles </w:t>
      </w:r>
    </w:p>
    <w:p>
      <w:pPr>
        <w:pStyle w:val="Heading5"/>
        <w:numPr>
          <w:ilvl w:val="4"/>
          <w:numId w:val="1"/>
        </w:numPr>
        <w:rPr/>
      </w:pPr>
      <w:r>
        <w:rPr/>
        <w:t>Compute Feature</w:t>
      </w:r>
    </w:p>
    <w:p>
      <w:pPr>
        <w:pStyle w:val="Normal"/>
        <w:spacing w:beforeAutospacing="1" w:after="198"/>
        <w:rPr/>
      </w:pPr>
      <w:r>
        <w:rPr>
          <w:color w:val="000000"/>
          <w:lang w:val="en-US"/>
        </w:rPr>
        <w:t xml:space="preserve">This sub-component uses the method described in section </w:t>
      </w:r>
      <w:r>
        <w:rPr>
          <w:color w:val="000000"/>
          <w:lang w:val="en-US"/>
        </w:rPr>
        <w:fldChar w:fldCharType="begin"/>
      </w:r>
      <w:r>
        <w:instrText> REF _Ref417406351 \r \h </w:instrText>
      </w:r>
      <w:r>
        <w:fldChar w:fldCharType="separate"/>
      </w:r>
      <w:r>
        <w:t>4.2.20</w:t>
      </w:r>
      <w:r>
        <w:fldChar w:fldCharType="end"/>
      </w:r>
      <w:r>
        <w:rPr>
          <w:color w:val="000000"/>
          <w:lang w:val="en-US"/>
        </w:rPr>
        <w:t>.</w:t>
      </w:r>
    </w:p>
    <w:p>
      <w:pPr>
        <w:pStyle w:val="Normal"/>
        <w:spacing w:beforeAutospacing="1" w:after="198"/>
        <w:rPr>
          <w:lang w:eastAsia="fr-FR"/>
        </w:rPr>
      </w:pPr>
      <w:r>
        <w:rPr>
          <w:color w:val="000000"/>
          <w:lang w:val="en-US"/>
        </w:rPr>
        <w:t>The requested indices are “ndvi” and “rvi”.</w:t>
      </w:r>
    </w:p>
    <w:p>
      <w:pPr>
        <w:pStyle w:val="Heading4"/>
        <w:numPr>
          <w:ilvl w:val="3"/>
          <w:numId w:val="1"/>
        </w:numPr>
        <w:rPr>
          <w:rFonts w:cs="Arial"/>
        </w:rPr>
      </w:pPr>
      <w:bookmarkStart w:id="561" w:name="_Toc417423581"/>
      <w:r>
        <w:rPr>
          <w:rFonts w:cs="Arial"/>
        </w:rPr>
        <w:t>Dependencies</w:t>
      </w:r>
      <w:bookmarkEnd w:id="561"/>
      <w:r>
        <w:rPr>
          <w:rFonts w:cs="Arial"/>
        </w:rPr>
        <w:t xml:space="preserve"> </w:t>
      </w:r>
    </w:p>
    <w:p>
      <w:pPr>
        <w:pStyle w:val="Normal"/>
        <w:spacing w:beforeAutospacing="1" w:after="119"/>
        <w:rPr>
          <w:color w:val="000000"/>
        </w:rPr>
      </w:pPr>
      <w:r>
        <w:rPr>
          <w:color w:val="000000"/>
        </w:rPr>
        <w:t>The dependence of this module is the following:</w:t>
      </w:r>
    </w:p>
    <w:p>
      <w:pPr>
        <w:pStyle w:val="Normal"/>
        <w:numPr>
          <w:ilvl w:val="0"/>
          <w:numId w:val="41"/>
        </w:numPr>
        <w:spacing w:beforeAutospacing="1" w:after="119"/>
        <w:rPr>
          <w:color w:val="000000"/>
        </w:rPr>
      </w:pPr>
      <w:r>
        <w:rPr>
          <w:color w:val="000000"/>
        </w:rPr>
        <w:t>The Common library/package to provide capabilities to read a L2A product (image and mask data and metadata) and write LAI tile product</w:t>
      </w:r>
    </w:p>
    <w:p>
      <w:pPr>
        <w:pStyle w:val="Normal"/>
        <w:numPr>
          <w:ilvl w:val="0"/>
          <w:numId w:val="41"/>
        </w:numPr>
        <w:spacing w:beforeAutospacing="1" w:after="198"/>
        <w:rPr>
          <w:color w:val="000000"/>
        </w:rPr>
      </w:pPr>
      <w:r>
        <w:rPr>
          <w:color w:val="000000"/>
        </w:rPr>
        <w:t>OTB application package</w:t>
      </w:r>
    </w:p>
    <w:p>
      <w:pPr>
        <w:pStyle w:val="Normal"/>
        <w:spacing w:beforeAutospacing="1" w:after="119"/>
        <w:rPr>
          <w:color w:val="000000"/>
        </w:rPr>
      </w:pPr>
      <w:r>
        <w:rPr>
          <w:color w:val="000000"/>
        </w:rPr>
        <w:t>This component should be initialized at the beginning of the module.</w:t>
      </w:r>
    </w:p>
    <w:p>
      <w:pPr>
        <w:pStyle w:val="Heading4"/>
        <w:numPr>
          <w:ilvl w:val="3"/>
          <w:numId w:val="1"/>
        </w:numPr>
        <w:rPr>
          <w:rFonts w:cs="Arial"/>
        </w:rPr>
      </w:pPr>
      <w:bookmarkStart w:id="562" w:name="_Toc417423582"/>
      <w:bookmarkEnd w:id="562"/>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42"/>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43"/>
        </w:numPr>
        <w:spacing w:beforeAutospacing="1" w:after="198"/>
        <w:rPr>
          <w:color w:val="000000"/>
        </w:rPr>
      </w:pPr>
      <w:r>
        <w:rPr>
          <w:color w:val="000000"/>
        </w:rPr>
        <w:t>As inputs, a L2A product:</w:t>
      </w:r>
    </w:p>
    <w:p>
      <w:pPr>
        <w:pStyle w:val="Normal"/>
        <w:numPr>
          <w:ilvl w:val="1"/>
          <w:numId w:val="43"/>
        </w:numPr>
        <w:spacing w:beforeAutospacing="1" w:after="198"/>
        <w:rPr>
          <w:color w:val="000000"/>
        </w:rPr>
      </w:pPr>
      <w:r>
        <w:rPr>
          <w:color w:val="000000"/>
        </w:rPr>
        <w:t>Image data</w:t>
      </w:r>
    </w:p>
    <w:p>
      <w:pPr>
        <w:pStyle w:val="Normal"/>
        <w:numPr>
          <w:ilvl w:val="1"/>
          <w:numId w:val="43"/>
        </w:numPr>
        <w:spacing w:beforeAutospacing="1" w:after="198"/>
        <w:rPr>
          <w:color w:val="000000"/>
        </w:rPr>
      </w:pPr>
      <w:r>
        <w:rPr>
          <w:color w:val="000000"/>
        </w:rPr>
        <w:t>θs, φs, θv, φv (singles values for LandSat8 and grid values for Sentinel-2)</w:t>
      </w:r>
    </w:p>
    <w:p>
      <w:pPr>
        <w:pStyle w:val="Normal"/>
        <w:numPr>
          <w:ilvl w:val="1"/>
          <w:numId w:val="43"/>
        </w:numPr>
        <w:spacing w:beforeAutospacing="1" w:after="198"/>
        <w:rPr>
          <w:color w:val="000000"/>
        </w:rPr>
      </w:pPr>
      <w:r>
        <w:rPr>
          <w:color w:val="000000"/>
        </w:rPr>
        <w:t>masks</w:t>
      </w:r>
    </w:p>
    <w:p>
      <w:pPr>
        <w:pStyle w:val="Normal"/>
        <w:numPr>
          <w:ilvl w:val="0"/>
          <w:numId w:val="43"/>
        </w:numPr>
        <w:spacing w:beforeAutospacing="1" w:after="198"/>
        <w:rPr>
          <w:color w:val="000000"/>
        </w:rPr>
      </w:pPr>
      <w:r>
        <w:rPr>
          <w:color w:val="000000"/>
        </w:rPr>
        <w:t>As output: a LAI tile product with:</w:t>
      </w:r>
    </w:p>
    <w:p>
      <w:pPr>
        <w:pStyle w:val="Normal"/>
        <w:numPr>
          <w:ilvl w:val="1"/>
          <w:numId w:val="43"/>
        </w:numPr>
        <w:spacing w:beforeAutospacing="1" w:after="198"/>
        <w:rPr>
          <w:color w:val="000000"/>
        </w:rPr>
      </w:pPr>
      <w:r>
        <w:rPr>
          <w:color w:val="000000"/>
        </w:rPr>
        <w:t>A LAI Image</w:t>
      </w:r>
    </w:p>
    <w:p>
      <w:pPr>
        <w:pStyle w:val="Normal"/>
        <w:numPr>
          <w:ilvl w:val="1"/>
          <w:numId w:val="43"/>
        </w:numPr>
        <w:spacing w:beforeAutospacing="1" w:after="198"/>
        <w:rPr>
          <w:color w:val="000000"/>
        </w:rPr>
      </w:pPr>
      <w:r>
        <w:rPr>
          <w:color w:val="000000"/>
        </w:rPr>
        <w:t>A Error Image</w:t>
      </w:r>
    </w:p>
    <w:p>
      <w:pPr>
        <w:pStyle w:val="Normal"/>
        <w:numPr>
          <w:ilvl w:val="0"/>
          <w:numId w:val="43"/>
        </w:numPr>
        <w:spacing w:beforeAutospacing="1" w:after="198"/>
        <w:rPr>
          <w:color w:val="000000"/>
        </w:rPr>
      </w:pPr>
      <w:r>
        <w:rPr>
          <w:color w:val="000000"/>
        </w:rPr>
        <w:t>As auxiliary data</w:t>
      </w:r>
    </w:p>
    <w:p>
      <w:pPr>
        <w:pStyle w:val="Normal"/>
        <w:numPr>
          <w:ilvl w:val="1"/>
          <w:numId w:val="43"/>
        </w:numPr>
        <w:spacing w:beforeAutospacing="1" w:after="198"/>
        <w:rPr>
          <w:color w:val="000000"/>
        </w:rPr>
      </w:pPr>
      <w:r>
        <w:rPr>
          <w:color w:val="000000"/>
        </w:rPr>
        <w:t>List of all LAI Regression Models for the considered sensor</w:t>
      </w:r>
    </w:p>
    <w:p>
      <w:pPr>
        <w:pStyle w:val="Normal"/>
        <w:numPr>
          <w:ilvl w:val="1"/>
          <w:numId w:val="43"/>
        </w:numPr>
        <w:spacing w:beforeAutospacing="1" w:after="198"/>
        <w:rPr>
          <w:color w:val="000000"/>
        </w:rPr>
      </w:pPr>
      <w:r>
        <w:rPr>
          <w:color w:val="000000"/>
        </w:rPr>
        <w:t>List of all Error Regression Models for the considered sensor</w:t>
      </w:r>
    </w:p>
    <w:p>
      <w:pPr>
        <w:pStyle w:val="Normal"/>
        <w:numPr>
          <w:ilvl w:val="0"/>
          <w:numId w:val="43"/>
        </w:numPr>
        <w:spacing w:beforeAutospacing="1" w:after="198"/>
        <w:rPr>
          <w:color w:val="000000"/>
        </w:rPr>
      </w:pPr>
      <w:r>
        <w:rPr>
          <w:color w:val="000000"/>
        </w:rPr>
        <w:t>As image processing parameters</w:t>
      </w:r>
    </w:p>
    <w:p>
      <w:pPr>
        <w:pStyle w:val="Normal"/>
        <w:numPr>
          <w:ilvl w:val="1"/>
          <w:numId w:val="43"/>
        </w:numPr>
        <w:spacing w:beforeAutospacing="1" w:after="198"/>
        <w:rPr>
          <w:color w:val="000000"/>
        </w:rPr>
      </w:pPr>
      <w:r>
        <w:rPr>
          <w:color w:val="000000"/>
        </w:rPr>
        <w:t>Not applicable</w:t>
      </w:r>
    </w:p>
    <w:p>
      <w:pPr>
        <w:pStyle w:val="Heading4"/>
        <w:numPr>
          <w:ilvl w:val="3"/>
          <w:numId w:val="1"/>
        </w:numPr>
        <w:rPr>
          <w:rFonts w:cs="Arial"/>
        </w:rPr>
      </w:pPr>
      <w:bookmarkStart w:id="563" w:name="_Toc417423583"/>
      <w:bookmarkEnd w:id="563"/>
      <w:r>
        <w:rPr>
          <w:rFonts w:cs="Arial"/>
        </w:rPr>
        <w:t>Resources</w:t>
      </w:r>
    </w:p>
    <w:p>
      <w:pPr>
        <w:pStyle w:val="Western"/>
        <w:rPr>
          <w:lang w:eastAsia="fr-FR"/>
        </w:rPr>
      </w:pPr>
      <w:r>
        <w:rPr/>
        <w:t>Not Applicable</w:t>
      </w:r>
    </w:p>
    <w:p>
      <w:pPr>
        <w:pStyle w:val="Heading4"/>
        <w:numPr>
          <w:ilvl w:val="3"/>
          <w:numId w:val="1"/>
        </w:numPr>
        <w:rPr>
          <w:rFonts w:cs="Arial"/>
        </w:rPr>
      </w:pPr>
      <w:bookmarkStart w:id="564" w:name="_Toc417423584"/>
      <w:r>
        <w:rPr>
          <w:rFonts w:cs="Arial"/>
        </w:rPr>
        <w:t>References</w:t>
      </w:r>
      <w:bookmarkEnd w:id="564"/>
      <w:r>
        <w:rPr>
          <w:rFonts w:cs="Arial"/>
        </w:rPr>
        <w:t xml:space="preserve"> </w:t>
      </w:r>
    </w:p>
    <w:p>
      <w:pPr>
        <w:pStyle w:val="Western"/>
        <w:rPr/>
      </w:pPr>
      <w:r>
        <w:rPr/>
        <w:t xml:space="preserve">The algorithm part of this component is described in the </w:t>
      </w:r>
      <w:r>
        <w:rPr>
          <w:lang w:eastAsia="fr-FR"/>
        </w:rPr>
        <w:t>Biophysical Product</w:t>
      </w:r>
      <w:r>
        <w:rPr/>
        <w:t xml:space="preserve"> ATBD [</w:t>
      </w:r>
      <w:r>
        <w:rPr/>
        <w:fldChar w:fldCharType="begin"/>
      </w:r>
      <w:r>
        <w:instrText> REF _Ref417406278 \r \h </w:instrText>
      </w:r>
      <w:r>
        <w:fldChar w:fldCharType="separate"/>
      </w:r>
      <w:r>
        <w:t>RD.2</w:t>
      </w:r>
      <w:r>
        <w:fldChar w:fldCharType="end"/>
      </w:r>
      <w:r>
        <w:rPr/>
        <w:t>]</w:t>
      </w:r>
    </w:p>
    <w:p>
      <w:pPr>
        <w:pStyle w:val="Heading4"/>
        <w:numPr>
          <w:ilvl w:val="3"/>
          <w:numId w:val="1"/>
        </w:numPr>
        <w:rPr>
          <w:rFonts w:cs="Arial"/>
        </w:rPr>
      </w:pPr>
      <w:bookmarkStart w:id="565" w:name="_Toc417423585"/>
      <w:bookmarkEnd w:id="565"/>
      <w:r>
        <w:rPr>
          <w:rFonts w:cs="Arial"/>
        </w:rPr>
        <w:t>Data</w:t>
      </w:r>
    </w:p>
    <w:p>
      <w:pPr>
        <w:pStyle w:val="Normal"/>
        <w:spacing w:beforeAutospacing="1" w:after="119"/>
        <w:rPr>
          <w:color w:val="000000"/>
        </w:rPr>
      </w:pPr>
      <w:r>
        <w:rPr>
          <w:color w:val="000000"/>
        </w:rPr>
        <w:t xml:space="preserve">The internal data of this component will be stored into the working directory until the end of the module execution. </w:t>
      </w:r>
    </w:p>
    <w:p>
      <w:pPr>
        <w:pStyle w:val="Normal"/>
        <w:spacing w:beforeAutospacing="1" w:after="119"/>
        <w:rPr>
          <w:color w:val="000000"/>
        </w:rPr>
      </w:pPr>
      <w:r>
        <w:rPr>
          <w:color w:val="000000"/>
        </w:rPr>
        <w:t>The current list of internal data is the following:</w:t>
      </w:r>
    </w:p>
    <w:p>
      <w:pPr>
        <w:pStyle w:val="Normal"/>
        <w:numPr>
          <w:ilvl w:val="0"/>
          <w:numId w:val="44"/>
        </w:numPr>
        <w:spacing w:beforeAutospacing="1" w:after="198"/>
        <w:rPr>
          <w:lang w:eastAsia="fr-FR"/>
        </w:rPr>
      </w:pPr>
      <w:r>
        <w:rPr>
          <w:color w:val="000000"/>
        </w:rPr>
        <w:t>NDVI, RVI</w:t>
      </w:r>
    </w:p>
    <w:p>
      <w:pPr>
        <w:pStyle w:val="Heading3"/>
        <w:numPr>
          <w:ilvl w:val="2"/>
          <w:numId w:val="1"/>
        </w:numPr>
        <w:rPr/>
      </w:pPr>
      <w:bookmarkStart w:id="566" w:name="_Ref417422823"/>
      <w:bookmarkStart w:id="567" w:name="_Toc417423586"/>
      <w:bookmarkEnd w:id="566"/>
      <w:bookmarkEnd w:id="567"/>
      <w:r>
        <w:rPr/>
        <w:t>Reprocess LAI</w:t>
      </w:r>
    </w:p>
    <w:p>
      <w:pPr>
        <w:pStyle w:val="Heading4"/>
        <w:numPr>
          <w:ilvl w:val="3"/>
          <w:numId w:val="1"/>
        </w:numPr>
        <w:rPr>
          <w:rFonts w:cs="Arial"/>
        </w:rPr>
      </w:pPr>
      <w:bookmarkStart w:id="568" w:name="_Toc417423587"/>
      <w:bookmarkEnd w:id="568"/>
      <w:r>
        <w:rPr>
          <w:rFonts w:cs="Arial"/>
        </w:rPr>
        <w:t>Type</w:t>
      </w:r>
    </w:p>
    <w:p>
      <w:pPr>
        <w:pStyle w:val="Western"/>
        <w:rPr/>
      </w:pPr>
      <w:r>
        <w:rPr/>
        <w:t>The LAI reprocessing represents a refining step of the vegetation status processor. This module is a collection of executable or internal functions.</w:t>
      </w:r>
    </w:p>
    <w:p>
      <w:pPr>
        <w:pStyle w:val="Heading4"/>
        <w:numPr>
          <w:ilvl w:val="3"/>
          <w:numId w:val="1"/>
        </w:numPr>
        <w:rPr>
          <w:rFonts w:cs="Arial"/>
        </w:rPr>
      </w:pPr>
      <w:bookmarkStart w:id="569" w:name="_Toc417423588"/>
      <w:r>
        <w:rPr>
          <w:rFonts w:cs="Arial"/>
        </w:rPr>
        <w:t>Purpose</w:t>
      </w:r>
      <w:bookmarkEnd w:id="569"/>
      <w:r>
        <w:rPr>
          <w:rFonts w:cs="Arial"/>
        </w:rPr>
        <w:t xml:space="preserve"> </w:t>
      </w:r>
    </w:p>
    <w:p>
      <w:pPr>
        <w:pStyle w:val="Western"/>
        <w:rPr/>
      </w:pPr>
      <w:r>
        <w:rPr/>
        <w:t>The LAI reprocessing module allows to refine the LAI value of a pixel according to set of previous LAI data.</w:t>
      </w:r>
    </w:p>
    <w:p>
      <w:pPr>
        <w:pStyle w:val="Heading4"/>
        <w:numPr>
          <w:ilvl w:val="3"/>
          <w:numId w:val="1"/>
        </w:numPr>
        <w:rPr>
          <w:rFonts w:cs="Arial"/>
        </w:rPr>
      </w:pPr>
      <w:bookmarkStart w:id="570" w:name="_Toc417423589"/>
      <w:bookmarkEnd w:id="570"/>
      <w:r>
        <w:rPr>
          <w:rFonts w:cs="Arial"/>
        </w:rPr>
        <w:t>Function</w:t>
      </w:r>
    </w:p>
    <w:p>
      <w:pPr>
        <w:pStyle w:val="Western"/>
        <w:rPr/>
      </w:pPr>
      <w:r>
        <w:rPr>
          <w:lang w:val="en-GB"/>
        </w:rPr>
        <w:t xml:space="preserve">This module is based on the algorithm description done in the </w:t>
      </w:r>
      <w:r>
        <w:rPr>
          <w:lang w:eastAsia="fr-FR"/>
        </w:rPr>
        <w:t xml:space="preserve">Biophysical Product </w:t>
      </w:r>
      <w:r>
        <w:rPr>
          <w:lang w:val="en-GB"/>
        </w:rPr>
        <w:t>ATBD [</w:t>
      </w:r>
      <w:r>
        <w:rPr>
          <w:lang w:val="en-GB"/>
        </w:rPr>
        <w:fldChar w:fldCharType="begin"/>
      </w:r>
      <w:r>
        <w:instrText> REF _Ref417406278 \r \h </w:instrText>
      </w:r>
      <w:r>
        <w:fldChar w:fldCharType="separate"/>
      </w:r>
      <w:r>
        <w:t>RD.2</w:t>
      </w:r>
      <w:r>
        <w:fldChar w:fldCharType="end"/>
      </w:r>
      <w:r>
        <w:rPr>
          <w:lang w:val="en-GB"/>
        </w:rPr>
        <w:t xml:space="preserve">]. In </w:t>
      </w:r>
      <w:r>
        <w:rPr>
          <w:lang w:val="en-GB"/>
        </w:rPr>
        <w:fldChar w:fldCharType="begin"/>
      </w:r>
      <w:r>
        <w:instrText> REF _Ref417406416 \h </w:instrText>
      </w:r>
      <w:r>
        <w:fldChar w:fldCharType="separate"/>
      </w:r>
      <w:r>
        <w:t>Figure  4 -27</w:t>
      </w:r>
      <w:r>
        <w:fldChar w:fldCharType="end"/>
      </w:r>
      <w:r>
        <w:rPr>
          <w:lang w:val="en-GB"/>
        </w:rPr>
        <w:t xml:space="preserve">, we present a global diagram of the different main steps of the module. The different sub-components describes in the following section. </w:t>
      </w:r>
    </w:p>
    <w:p>
      <w:pPr>
        <w:pStyle w:val="Normal"/>
        <w:jc w:val="center"/>
        <w:rPr>
          <w:lang w:eastAsia="fr-FR"/>
        </w:rPr>
      </w:pPr>
      <w:r>
        <w:rPr/>
        <w:drawing>
          <wp:inline distT="0" distB="0" distL="0" distR="0">
            <wp:extent cx="6000750" cy="737235"/>
            <wp:effectExtent l="0" t="0" r="0" b="0"/>
            <wp:docPr id="30"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9" descr=""/>
                    <pic:cNvPicPr>
                      <a:picLocks noChangeAspect="1" noChangeArrowheads="1"/>
                    </pic:cNvPicPr>
                  </pic:nvPicPr>
                  <pic:blipFill>
                    <a:blip r:embed="rId38"/>
                    <a:stretch>
                      <a:fillRect/>
                    </a:stretch>
                  </pic:blipFill>
                  <pic:spPr bwMode="auto">
                    <a:xfrm>
                      <a:off x="0" y="0"/>
                      <a:ext cx="6000750" cy="737235"/>
                    </a:xfrm>
                    <a:prstGeom prst="rect">
                      <a:avLst/>
                    </a:prstGeom>
                    <a:noFill/>
                    <a:ln w="9525">
                      <a:noFill/>
                      <a:miter lim="800000"/>
                      <a:headEnd/>
                      <a:tailEnd/>
                    </a:ln>
                  </pic:spPr>
                </pic:pic>
              </a:graphicData>
            </a:graphic>
          </wp:inline>
        </w:drawing>
      </w:r>
    </w:p>
    <w:p>
      <w:pPr>
        <w:pStyle w:val="Caption1"/>
        <w:rPr/>
      </w:pPr>
      <w:bookmarkStart w:id="571" w:name="_Ref417374452"/>
      <w:bookmarkStart w:id="572" w:name="_Toc417422284"/>
      <w:bookmarkStart w:id="573" w:name="_Ref417406416"/>
      <w:bookmarkStart w:id="574" w:name="_Ref417374456"/>
      <w:r>
        <w:rPr>
          <w:lang w:val="en-GB"/>
        </w:rPr>
        <w:t xml:space="preserve">Figure </w:t>
      </w:r>
      <w:r>
        <w:fldChar w:fldCharType="begin"/>
      </w:r>
      <w:r>
        <w:instrText>STYLEREF 1 \s</w:instrText>
      </w:r>
      <w:r>
        <w:fldChar w:fldCharType="separate"/>
      </w:r>
      <w:bookmarkStart w:id="575" w:name="__Fieldmark__8530_51071921"/>
      <w:r>
        <w:rPr>
          <w:lang w:val="en-GB"/>
        </w:rPr>
        <w:t>4</w:t>
      </w:r>
      <w:bookmarkStart w:id="576" w:name="__Fieldmark__8938_714155160"/>
      <w:r>
        <w:rPr>
          <w:lang w:val="en-GB"/>
        </w:rPr>
      </w:r>
      <w:r>
        <w:fldChar w:fldCharType="end"/>
      </w:r>
      <w:bookmarkEnd w:id="575"/>
      <w:bookmarkEnd w:id="576"/>
      <w:r>
        <w:rPr>
          <w:lang w:val="en-GB"/>
        </w:rPr>
        <w:noBreakHyphen/>
      </w:r>
      <w:r>
        <w:rPr>
          <w:lang w:val="en-GB"/>
        </w:rPr>
        <w:fldChar w:fldCharType="begin"/>
      </w:r>
      <w:r>
        <w:instrText> SEQ Figure \* ARABIC </w:instrText>
      </w:r>
      <w:r>
        <w:fldChar w:fldCharType="separate"/>
      </w:r>
      <w:r>
        <w:t>27</w:t>
      </w:r>
      <w:r>
        <w:fldChar w:fldCharType="end"/>
      </w:r>
      <w:bookmarkEnd w:id="571"/>
      <w:bookmarkEnd w:id="572"/>
      <w:bookmarkEnd w:id="573"/>
      <w:bookmarkEnd w:id="574"/>
      <w:r>
        <w:rPr>
          <w:lang w:val="en-GB"/>
        </w:rPr>
        <w:t> : Reprocess LAI Functional Diagram</w:t>
      </w:r>
    </w:p>
    <w:p>
      <w:pPr>
        <w:pStyle w:val="Heading4"/>
        <w:numPr>
          <w:ilvl w:val="3"/>
          <w:numId w:val="1"/>
        </w:numPr>
        <w:rPr>
          <w:rFonts w:cs="Arial"/>
        </w:rPr>
      </w:pPr>
      <w:bookmarkStart w:id="577" w:name="_Toc417423590"/>
      <w:r>
        <w:rPr>
          <w:rFonts w:cs="Arial"/>
        </w:rPr>
        <w:t>Subordinates</w:t>
      </w:r>
      <w:bookmarkEnd w:id="577"/>
      <w:r>
        <w:rPr>
          <w:rFonts w:cs="Arial"/>
        </w:rPr>
        <w:t xml:space="preserve"> </w:t>
      </w:r>
    </w:p>
    <w:p>
      <w:pPr>
        <w:pStyle w:val="Western"/>
        <w:rPr/>
      </w:pPr>
      <w:r>
        <w:rPr>
          <w:lang w:val="en-GB"/>
        </w:rPr>
        <w:t xml:space="preserve">Based on the </w:t>
      </w:r>
      <w:r>
        <w:rPr>
          <w:lang w:val="en-GB"/>
        </w:rPr>
        <w:fldChar w:fldCharType="begin"/>
      </w:r>
      <w:r>
        <w:instrText> REF _Ref417374456 \h </w:instrText>
      </w:r>
      <w:r>
        <w:fldChar w:fldCharType="separate"/>
      </w:r>
      <w:r>
        <w:t>Figure  4 -27</w:t>
      </w:r>
      <w:r>
        <w:fldChar w:fldCharType="end"/>
      </w:r>
      <w:r>
        <w:rPr>
          <w:lang w:val="en-GB"/>
        </w:rPr>
        <w:t xml:space="preserve">, On-line retrieval is the sub-component of this module. </w:t>
      </w:r>
    </w:p>
    <w:p>
      <w:pPr>
        <w:pStyle w:val="Normal"/>
        <w:spacing w:beforeAutospacing="1" w:after="198"/>
        <w:rPr>
          <w:color w:val="000000"/>
        </w:rPr>
      </w:pPr>
      <w:r>
        <w:rPr>
          <w:color w:val="000000"/>
        </w:rPr>
        <w:t xml:space="preserve">This sub-component uses the OTB Application otbcli_ProfileReprocessing with the </w:t>
      </w:r>
      <w:r>
        <w:rPr>
          <w:i/>
          <w:iCs/>
          <w:color w:val="000000"/>
        </w:rPr>
        <w:t xml:space="preserve">algo </w:t>
      </w:r>
      <w:r>
        <w:rPr>
          <w:color w:val="000000"/>
        </w:rPr>
        <w:t xml:space="preserve">mode set at </w:t>
      </w:r>
      <w:r>
        <w:rPr>
          <w:i/>
          <w:iCs/>
          <w:color w:val="000000"/>
        </w:rPr>
        <w:t>local</w:t>
      </w:r>
      <w:r>
        <w:rPr>
          <w:color w:val="000000"/>
        </w:rPr>
        <w:t xml:space="preserve"> as it follows:</w:t>
      </w:r>
    </w:p>
    <w:p>
      <w:pPr>
        <w:pStyle w:val="Code"/>
        <w:rPr/>
      </w:pPr>
      <w:r>
        <w:rPr/>
        <w:t xml:space="preserve">otbcli_ProfileReprocessing </w:t>
      </w:r>
    </w:p>
    <w:p>
      <w:pPr>
        <w:pStyle w:val="Code"/>
        <w:ind w:firstLine="720"/>
        <w:rPr/>
      </w:pPr>
      <w:r>
        <w:rPr/>
        <w:t xml:space="preserve">-ipf $inputprofile </w:t>
      </w:r>
    </w:p>
    <w:p>
      <w:pPr>
        <w:pStyle w:val="Code"/>
        <w:ind w:firstLine="720"/>
        <w:rPr/>
      </w:pPr>
      <w:r>
        <w:rPr/>
        <w:t xml:space="preserve">-opf $outputprofile </w:t>
      </w:r>
    </w:p>
    <w:p>
      <w:pPr>
        <w:pStyle w:val="Code"/>
        <w:ind w:firstLine="720"/>
        <w:rPr>
          <w:lang w:val="es-ES"/>
        </w:rPr>
      </w:pPr>
      <w:r>
        <w:rPr>
          <w:lang w:val="es-ES"/>
        </w:rPr>
        <w:t xml:space="preserve">-algo local </w:t>
      </w:r>
    </w:p>
    <w:p>
      <w:pPr>
        <w:pStyle w:val="Code"/>
        <w:ind w:firstLine="720"/>
        <w:rPr>
          <w:lang w:val="es-ES"/>
        </w:rPr>
      </w:pPr>
      <w:r>
        <w:rPr>
          <w:lang w:val="es-ES"/>
        </w:rPr>
        <w:t xml:space="preserve">-algo.local.bwr 2 </w:t>
      </w:r>
    </w:p>
    <w:p>
      <w:pPr>
        <w:pStyle w:val="Code"/>
        <w:ind w:firstLine="720"/>
        <w:rPr/>
      </w:pPr>
      <w:r>
        <w:rPr/>
        <w:t xml:space="preserve">-algo.local.fwr 0 </w:t>
      </w:r>
    </w:p>
    <w:p>
      <w:pPr>
        <w:pStyle w:val="Normal"/>
        <w:spacing w:beforeAutospacing="1" w:after="198"/>
        <w:rPr/>
      </w:pPr>
      <w:r>
        <w:rPr>
          <w:color w:val="000000"/>
        </w:rPr>
        <w:t>For more information, see [</w:t>
      </w:r>
      <w:r>
        <w:rPr>
          <w:color w:val="000000"/>
        </w:rPr>
        <w:fldChar w:fldCharType="begin"/>
      </w:r>
      <w:r>
        <w:instrText> REF _Ref417406278 \r \h </w:instrText>
      </w:r>
      <w:r>
        <w:fldChar w:fldCharType="separate"/>
      </w:r>
      <w:r>
        <w:t>RD.2</w:t>
      </w:r>
      <w:r>
        <w:fldChar w:fldCharType="end"/>
      </w:r>
      <w:r>
        <w:rPr>
          <w:color w:val="000000"/>
        </w:rPr>
        <w:t xml:space="preserve"> section 2.1.1.1.5].</w:t>
      </w:r>
    </w:p>
    <w:p>
      <w:pPr>
        <w:pStyle w:val="Heading4"/>
        <w:numPr>
          <w:ilvl w:val="3"/>
          <w:numId w:val="1"/>
        </w:numPr>
        <w:rPr>
          <w:rFonts w:cs="Arial"/>
        </w:rPr>
      </w:pPr>
      <w:bookmarkStart w:id="578" w:name="_Toc417423591"/>
      <w:r>
        <w:rPr>
          <w:rFonts w:cs="Arial"/>
        </w:rPr>
        <w:t>Dependencies</w:t>
      </w:r>
      <w:bookmarkEnd w:id="578"/>
      <w:r>
        <w:rPr>
          <w:rFonts w:cs="Arial"/>
        </w:rPr>
        <w:t xml:space="preserve"> </w:t>
      </w:r>
    </w:p>
    <w:p>
      <w:pPr>
        <w:pStyle w:val="Western"/>
        <w:rPr>
          <w:lang w:val="en-GB"/>
        </w:rPr>
      </w:pPr>
      <w:r>
        <w:rPr>
          <w:lang w:val="en-GB"/>
        </w:rPr>
        <w:t>The dependence of this module is the following:</w:t>
      </w:r>
    </w:p>
    <w:p>
      <w:pPr>
        <w:pStyle w:val="Western"/>
        <w:numPr>
          <w:ilvl w:val="0"/>
          <w:numId w:val="45"/>
        </w:numPr>
        <w:rPr>
          <w:lang w:val="en-GB"/>
        </w:rPr>
      </w:pPr>
      <w:r>
        <w:rPr>
          <w:lang w:val="en-GB"/>
        </w:rPr>
        <w:t>The Common library/package to provide capabilities to read or write LAI product (image and metadata)</w:t>
      </w:r>
    </w:p>
    <w:p>
      <w:pPr>
        <w:pStyle w:val="Western"/>
        <w:numPr>
          <w:ilvl w:val="0"/>
          <w:numId w:val="45"/>
        </w:numPr>
        <w:rPr>
          <w:lang w:val="en-GB"/>
        </w:rPr>
      </w:pPr>
      <w:r>
        <w:rPr>
          <w:lang w:val="en-GB"/>
        </w:rPr>
        <w:t>OTB application package</w:t>
      </w:r>
    </w:p>
    <w:p>
      <w:pPr>
        <w:pStyle w:val="Western"/>
        <w:rPr>
          <w:lang w:eastAsia="fr-FR"/>
        </w:rPr>
      </w:pPr>
      <w:r>
        <w:rPr>
          <w:lang w:val="en-GB"/>
        </w:rPr>
        <w:t>This component should be initialized at the beginning of the module.</w:t>
      </w:r>
    </w:p>
    <w:p>
      <w:pPr>
        <w:pStyle w:val="Heading4"/>
        <w:numPr>
          <w:ilvl w:val="3"/>
          <w:numId w:val="1"/>
        </w:numPr>
        <w:rPr>
          <w:rFonts w:cs="Arial"/>
        </w:rPr>
      </w:pPr>
      <w:bookmarkStart w:id="579" w:name="_Toc417423592"/>
      <w:bookmarkEnd w:id="579"/>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46"/>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47"/>
        </w:numPr>
        <w:spacing w:beforeAutospacing="1" w:after="198"/>
        <w:rPr>
          <w:color w:val="000000"/>
        </w:rPr>
      </w:pPr>
      <w:r>
        <w:rPr>
          <w:color w:val="000000"/>
        </w:rPr>
        <w:t>As inputs:</w:t>
      </w:r>
    </w:p>
    <w:p>
      <w:pPr>
        <w:pStyle w:val="Normal"/>
        <w:numPr>
          <w:ilvl w:val="1"/>
          <w:numId w:val="47"/>
        </w:numPr>
        <w:spacing w:beforeAutospacing="1" w:after="198"/>
        <w:rPr>
          <w:color w:val="000000"/>
        </w:rPr>
      </w:pPr>
      <w:r>
        <w:rPr>
          <w:color w:val="000000"/>
        </w:rPr>
        <w:t>A time series LAI Images from date t-x to date t to process image from date t</w:t>
      </w:r>
    </w:p>
    <w:p>
      <w:pPr>
        <w:pStyle w:val="Normal"/>
        <w:numPr>
          <w:ilvl w:val="1"/>
          <w:numId w:val="47"/>
        </w:numPr>
        <w:spacing w:beforeAutospacing="1" w:after="198"/>
        <w:rPr>
          <w:color w:val="000000"/>
        </w:rPr>
      </w:pPr>
      <w:r>
        <w:rPr>
          <w:color w:val="000000"/>
        </w:rPr>
        <w:t>A time series Error Images from date t-x to date t to process image from date t</w:t>
      </w:r>
    </w:p>
    <w:p>
      <w:pPr>
        <w:pStyle w:val="Normal"/>
        <w:numPr>
          <w:ilvl w:val="0"/>
          <w:numId w:val="47"/>
        </w:numPr>
        <w:spacing w:beforeAutospacing="1" w:after="198"/>
        <w:rPr>
          <w:color w:val="000000"/>
        </w:rPr>
      </w:pPr>
      <w:r>
        <w:rPr>
          <w:color w:val="000000"/>
        </w:rPr>
        <w:t>As output, a reprocessed LAI tile product (mainly update it LAI image content)</w:t>
      </w:r>
    </w:p>
    <w:p>
      <w:pPr>
        <w:pStyle w:val="Normal"/>
        <w:numPr>
          <w:ilvl w:val="0"/>
          <w:numId w:val="47"/>
        </w:numPr>
        <w:spacing w:beforeAutospacing="1" w:after="198"/>
        <w:rPr>
          <w:color w:val="000000"/>
        </w:rPr>
      </w:pPr>
      <w:r>
        <w:rPr>
          <w:color w:val="000000"/>
        </w:rPr>
        <w:t>As auxiliary data</w:t>
      </w:r>
    </w:p>
    <w:p>
      <w:pPr>
        <w:pStyle w:val="Normal"/>
        <w:numPr>
          <w:ilvl w:val="1"/>
          <w:numId w:val="47"/>
        </w:numPr>
        <w:spacing w:beforeAutospacing="1" w:after="198"/>
        <w:rPr>
          <w:color w:val="000000"/>
        </w:rPr>
      </w:pPr>
      <w:r>
        <w:rPr>
          <w:color w:val="000000"/>
        </w:rPr>
        <w:t>Not applicable here</w:t>
      </w:r>
    </w:p>
    <w:p>
      <w:pPr>
        <w:pStyle w:val="Normal"/>
        <w:numPr>
          <w:ilvl w:val="0"/>
          <w:numId w:val="47"/>
        </w:numPr>
        <w:spacing w:beforeAutospacing="1" w:after="198"/>
        <w:rPr>
          <w:color w:val="000000"/>
        </w:rPr>
      </w:pPr>
      <w:r>
        <w:rPr>
          <w:color w:val="000000"/>
        </w:rPr>
        <w:t>As image processing parameters</w:t>
      </w:r>
    </w:p>
    <w:p>
      <w:pPr>
        <w:pStyle w:val="Normal"/>
        <w:numPr>
          <w:ilvl w:val="1"/>
          <w:numId w:val="47"/>
        </w:numPr>
        <w:spacing w:beforeAutospacing="1" w:after="198"/>
        <w:rPr>
          <w:color w:val="000000"/>
        </w:rPr>
      </w:pPr>
      <w:r>
        <w:rPr>
          <w:color w:val="000000"/>
        </w:rPr>
        <w:t>Not applicable here</w:t>
      </w:r>
    </w:p>
    <w:p>
      <w:pPr>
        <w:pStyle w:val="Heading4"/>
        <w:numPr>
          <w:ilvl w:val="3"/>
          <w:numId w:val="1"/>
        </w:numPr>
        <w:rPr>
          <w:rFonts w:cs="Arial"/>
        </w:rPr>
      </w:pPr>
      <w:bookmarkStart w:id="580" w:name="_Toc417423593"/>
      <w:bookmarkEnd w:id="580"/>
      <w:r>
        <w:rPr>
          <w:rFonts w:cs="Arial"/>
        </w:rPr>
        <w:t>Resources</w:t>
      </w:r>
    </w:p>
    <w:p>
      <w:pPr>
        <w:pStyle w:val="Western"/>
        <w:rPr/>
      </w:pPr>
      <w:r>
        <w:rPr/>
        <w:t xml:space="preserve">Not Applicable </w:t>
      </w:r>
    </w:p>
    <w:p>
      <w:pPr>
        <w:pStyle w:val="Heading4"/>
        <w:numPr>
          <w:ilvl w:val="3"/>
          <w:numId w:val="1"/>
        </w:numPr>
        <w:rPr>
          <w:rFonts w:cs="Arial"/>
        </w:rPr>
      </w:pPr>
      <w:bookmarkStart w:id="581" w:name="_Toc417423594"/>
      <w:r>
        <w:rPr>
          <w:rFonts w:cs="Arial"/>
        </w:rPr>
        <w:t>References</w:t>
      </w:r>
      <w:bookmarkEnd w:id="581"/>
      <w:r>
        <w:rPr>
          <w:rFonts w:cs="Arial"/>
        </w:rPr>
        <w:t xml:space="preserve"> </w:t>
      </w:r>
    </w:p>
    <w:p>
      <w:pPr>
        <w:pStyle w:val="Western"/>
        <w:rPr/>
      </w:pPr>
      <w:r>
        <w:rPr/>
        <w:t xml:space="preserve">The algorithm part of this component is described in the </w:t>
      </w:r>
      <w:r>
        <w:rPr>
          <w:lang w:eastAsia="fr-FR"/>
        </w:rPr>
        <w:t xml:space="preserve">Biophysical Product </w:t>
      </w:r>
      <w:r>
        <w:rPr/>
        <w:t>ATBD [</w:t>
      </w:r>
      <w:r>
        <w:rPr/>
        <w:fldChar w:fldCharType="begin"/>
      </w:r>
      <w:r>
        <w:instrText> REF _Ref417406278 \r \h </w:instrText>
      </w:r>
      <w:r>
        <w:fldChar w:fldCharType="separate"/>
      </w:r>
      <w:r>
        <w:t>RD.2</w:t>
      </w:r>
      <w:r>
        <w:fldChar w:fldCharType="end"/>
      </w:r>
      <w:r>
        <w:rPr/>
        <w:t>]</w:t>
      </w:r>
    </w:p>
    <w:p>
      <w:pPr>
        <w:pStyle w:val="Heading4"/>
        <w:numPr>
          <w:ilvl w:val="3"/>
          <w:numId w:val="1"/>
        </w:numPr>
        <w:rPr>
          <w:rFonts w:cs="Arial"/>
        </w:rPr>
      </w:pPr>
      <w:bookmarkStart w:id="582" w:name="_Toc417423595"/>
      <w:bookmarkEnd w:id="582"/>
      <w:r>
        <w:rPr>
          <w:rFonts w:cs="Arial"/>
        </w:rPr>
        <w:t>Data</w:t>
      </w:r>
    </w:p>
    <w:p>
      <w:pPr>
        <w:pStyle w:val="Western"/>
        <w:rPr/>
      </w:pPr>
      <w:r>
        <w:rPr/>
        <w:t>Not Applicable</w:t>
      </w:r>
      <w:r>
        <w:rPr>
          <w:lang w:eastAsia="fr-FR"/>
        </w:rPr>
        <w:t xml:space="preserve"> here.</w:t>
      </w:r>
    </w:p>
    <w:p>
      <w:pPr>
        <w:pStyle w:val="Heading3"/>
        <w:numPr>
          <w:ilvl w:val="2"/>
          <w:numId w:val="1"/>
        </w:numPr>
        <w:rPr/>
      </w:pPr>
      <w:bookmarkStart w:id="583" w:name="_Ref417422830"/>
      <w:bookmarkStart w:id="584" w:name="_Toc417423596"/>
      <w:r>
        <w:rPr/>
        <w:t>NDVI Metrics</w:t>
      </w:r>
      <w:bookmarkEnd w:id="583"/>
      <w:bookmarkEnd w:id="584"/>
      <w:r>
        <w:rPr/>
        <w:t xml:space="preserve"> </w:t>
      </w:r>
    </w:p>
    <w:p>
      <w:pPr>
        <w:pStyle w:val="Heading4"/>
        <w:numPr>
          <w:ilvl w:val="3"/>
          <w:numId w:val="1"/>
        </w:numPr>
        <w:rPr>
          <w:rFonts w:cs="Arial"/>
        </w:rPr>
      </w:pPr>
      <w:bookmarkStart w:id="585" w:name="_Toc417423597"/>
      <w:bookmarkEnd w:id="585"/>
      <w:r>
        <w:rPr>
          <w:rFonts w:cs="Arial"/>
        </w:rPr>
        <w:t>Type</w:t>
      </w:r>
    </w:p>
    <w:p>
      <w:pPr>
        <w:pStyle w:val="Western"/>
        <w:rPr/>
      </w:pPr>
      <w:r>
        <w:rPr/>
        <w:t>The NDVI metrics module represents an additional processing step of the vegetation status processor preformed at the end of the season. This module is a collection of executable or internal functions.</w:t>
      </w:r>
    </w:p>
    <w:p>
      <w:pPr>
        <w:pStyle w:val="Heading4"/>
        <w:numPr>
          <w:ilvl w:val="3"/>
          <w:numId w:val="1"/>
        </w:numPr>
        <w:rPr>
          <w:rFonts w:cs="Arial"/>
        </w:rPr>
      </w:pPr>
      <w:bookmarkStart w:id="586" w:name="_Toc417423598"/>
      <w:r>
        <w:rPr>
          <w:rFonts w:cs="Arial"/>
        </w:rPr>
        <w:t>Purpose</w:t>
      </w:r>
      <w:bookmarkEnd w:id="586"/>
      <w:r>
        <w:rPr>
          <w:rFonts w:cs="Arial"/>
        </w:rPr>
        <w:t xml:space="preserve"> </w:t>
      </w:r>
    </w:p>
    <w:p>
      <w:pPr>
        <w:pStyle w:val="Western"/>
        <w:rPr/>
      </w:pPr>
      <w:r>
        <w:rPr/>
        <w:t>The NDVI metrics module allows extracting metrics from L2A reflectance time series.</w:t>
      </w:r>
    </w:p>
    <w:p>
      <w:pPr>
        <w:pStyle w:val="Heading4"/>
        <w:numPr>
          <w:ilvl w:val="3"/>
          <w:numId w:val="1"/>
        </w:numPr>
        <w:rPr>
          <w:rFonts w:cs="Arial"/>
        </w:rPr>
      </w:pPr>
      <w:bookmarkStart w:id="587" w:name="_Toc417423599"/>
      <w:bookmarkEnd w:id="587"/>
      <w:r>
        <w:rPr>
          <w:rFonts w:cs="Arial"/>
        </w:rPr>
        <w:t>Function</w:t>
      </w:r>
    </w:p>
    <w:p>
      <w:pPr>
        <w:pStyle w:val="Western"/>
        <w:rPr/>
      </w:pPr>
      <w:r>
        <w:rPr>
          <w:lang w:val="en-GB"/>
        </w:rPr>
        <w:t xml:space="preserve">This module is based on the algorithm description done in the </w:t>
      </w:r>
      <w:r>
        <w:rPr>
          <w:lang w:eastAsia="fr-FR"/>
        </w:rPr>
        <w:t xml:space="preserve">Biophysical Product </w:t>
      </w:r>
      <w:r>
        <w:rPr>
          <w:lang w:val="en-GB"/>
        </w:rPr>
        <w:t>ATBD [</w:t>
      </w:r>
      <w:r>
        <w:rPr>
          <w:lang w:val="en-GB"/>
        </w:rPr>
        <w:fldChar w:fldCharType="begin"/>
      </w:r>
      <w:r>
        <w:instrText> REF _Ref417406278 \r \h </w:instrText>
      </w:r>
      <w:r>
        <w:fldChar w:fldCharType="separate"/>
      </w:r>
      <w:r>
        <w:t>RD.2</w:t>
      </w:r>
      <w:r>
        <w:fldChar w:fldCharType="end"/>
      </w:r>
      <w:r>
        <w:rPr>
          <w:lang w:val="en-GB"/>
        </w:rPr>
        <w:t xml:space="preserve">]. In </w:t>
      </w:r>
      <w:r>
        <w:rPr>
          <w:lang w:val="en-GB"/>
        </w:rPr>
        <w:fldChar w:fldCharType="begin"/>
      </w:r>
      <w:r>
        <w:instrText> REF _Ref417406627 \h </w:instrText>
      </w:r>
      <w:r>
        <w:fldChar w:fldCharType="separate"/>
      </w:r>
      <w:r>
        <w:t>Figure  4 -28</w:t>
      </w:r>
      <w:r>
        <w:fldChar w:fldCharType="end"/>
      </w:r>
      <w:r>
        <w:rPr>
          <w:lang w:val="en-GB"/>
        </w:rPr>
        <w:t xml:space="preserve"> , we present a global diagram of the different main steps of the module. The different sub-components describes in the following section.</w:t>
      </w:r>
    </w:p>
    <w:p>
      <w:pPr>
        <w:pStyle w:val="Western"/>
        <w:keepNext/>
        <w:rPr/>
      </w:pPr>
      <w:r>
        <w:rPr/>
        <w:drawing>
          <wp:inline distT="0" distB="0" distL="0" distR="0">
            <wp:extent cx="5768340" cy="1902460"/>
            <wp:effectExtent l="0" t="0" r="0" b="0"/>
            <wp:docPr id="31"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2" descr=""/>
                    <pic:cNvPicPr>
                      <a:picLocks noChangeAspect="1" noChangeArrowheads="1"/>
                    </pic:cNvPicPr>
                  </pic:nvPicPr>
                  <pic:blipFill>
                    <a:blip r:embed="rId39"/>
                    <a:stretch>
                      <a:fillRect/>
                    </a:stretch>
                  </pic:blipFill>
                  <pic:spPr bwMode="auto">
                    <a:xfrm>
                      <a:off x="0" y="0"/>
                      <a:ext cx="5768340" cy="1902460"/>
                    </a:xfrm>
                    <a:prstGeom prst="rect">
                      <a:avLst/>
                    </a:prstGeom>
                    <a:noFill/>
                    <a:ln w="9525">
                      <a:noFill/>
                      <a:miter lim="800000"/>
                      <a:headEnd/>
                      <a:tailEnd/>
                    </a:ln>
                  </pic:spPr>
                </pic:pic>
              </a:graphicData>
            </a:graphic>
          </wp:inline>
        </w:drawing>
      </w:r>
    </w:p>
    <w:p>
      <w:pPr>
        <w:pStyle w:val="Caption1"/>
        <w:rPr/>
      </w:pPr>
      <w:bookmarkStart w:id="588" w:name="_Toc417422285"/>
      <w:bookmarkStart w:id="589" w:name="_Ref417406627"/>
      <w:r>
        <w:rPr>
          <w:lang w:val="en-US"/>
        </w:rPr>
        <w:t xml:space="preserve">Figure </w:t>
      </w:r>
      <w:r>
        <w:fldChar w:fldCharType="begin"/>
      </w:r>
      <w:r>
        <w:instrText>STYLEREF 1 \s</w:instrText>
      </w:r>
      <w:r>
        <w:fldChar w:fldCharType="separate"/>
      </w:r>
      <w:bookmarkStart w:id="590" w:name="__Fieldmark__8649_51071921"/>
      <w:r>
        <w:rPr>
          <w:lang w:val="en-US"/>
        </w:rPr>
        <w:t>4</w:t>
      </w:r>
      <w:bookmarkStart w:id="591" w:name="__Fieldmark__9072_714155160"/>
      <w:r>
        <w:rPr>
          <w:lang w:val="en-US"/>
        </w:rPr>
      </w:r>
      <w:r>
        <w:fldChar w:fldCharType="end"/>
      </w:r>
      <w:bookmarkEnd w:id="590"/>
      <w:bookmarkEnd w:id="591"/>
      <w:r>
        <w:rPr>
          <w:lang w:val="en-US"/>
        </w:rPr>
        <w:noBreakHyphen/>
      </w:r>
      <w:r>
        <w:rPr>
          <w:lang w:val="en-US"/>
        </w:rPr>
        <w:fldChar w:fldCharType="begin"/>
      </w:r>
      <w:r>
        <w:instrText> SEQ Figure \* ARABIC </w:instrText>
      </w:r>
      <w:r>
        <w:fldChar w:fldCharType="separate"/>
      </w:r>
      <w:r>
        <w:t>28</w:t>
      </w:r>
      <w:r>
        <w:fldChar w:fldCharType="end"/>
      </w:r>
      <w:bookmarkEnd w:id="588"/>
      <w:bookmarkEnd w:id="589"/>
      <w:r>
        <w:rPr>
          <w:lang w:val="en-US"/>
        </w:rPr>
        <w:t> : Functional diagram of the NDVI metrics module</w:t>
      </w:r>
    </w:p>
    <w:p>
      <w:pPr>
        <w:pStyle w:val="Heading4"/>
        <w:numPr>
          <w:ilvl w:val="3"/>
          <w:numId w:val="1"/>
        </w:numPr>
        <w:rPr>
          <w:rFonts w:cs="Arial"/>
        </w:rPr>
      </w:pPr>
      <w:bookmarkStart w:id="592" w:name="_Toc417423600"/>
      <w:bookmarkStart w:id="593" w:name="_Toc417408285"/>
      <w:bookmarkStart w:id="594" w:name="_Toc417422088"/>
      <w:bookmarkEnd w:id="593"/>
      <w:bookmarkEnd w:id="594"/>
      <w:r>
        <w:rPr>
          <w:rFonts w:cs="Arial"/>
        </w:rPr>
        <w:t>Subordinates</w:t>
      </w:r>
      <w:bookmarkEnd w:id="592"/>
      <w:r>
        <w:rPr>
          <w:rFonts w:cs="Arial"/>
        </w:rPr>
        <w:t xml:space="preserve"> </w:t>
      </w:r>
    </w:p>
    <w:p>
      <w:pPr>
        <w:pStyle w:val="Normal"/>
        <w:spacing w:beforeAutospacing="1" w:after="119"/>
        <w:rPr/>
      </w:pPr>
      <w:r>
        <w:rPr>
          <w:color w:val="000000"/>
        </w:rPr>
        <w:t xml:space="preserve">Based on the </w:t>
      </w:r>
      <w:r>
        <w:rPr>
          <w:color w:val="000000"/>
        </w:rPr>
        <w:fldChar w:fldCharType="begin"/>
      </w:r>
      <w:r>
        <w:instrText> REF _Ref417406627 \h </w:instrText>
      </w:r>
      <w:r>
        <w:fldChar w:fldCharType="separate"/>
      </w:r>
      <w:r>
        <w:t>Figure  4 -28</w:t>
      </w:r>
      <w:r>
        <w:fldChar w:fldCharType="end"/>
      </w:r>
      <w:r>
        <w:rPr>
          <w:color w:val="000000"/>
        </w:rPr>
        <w:t>, the list of sub-components is the following:</w:t>
      </w:r>
    </w:p>
    <w:p>
      <w:pPr>
        <w:pStyle w:val="Normal"/>
        <w:numPr>
          <w:ilvl w:val="0"/>
          <w:numId w:val="53"/>
        </w:numPr>
        <w:spacing w:beforeAutospacing="1" w:after="198"/>
        <w:rPr>
          <w:color w:val="000000"/>
        </w:rPr>
      </w:pPr>
      <w:r>
        <w:rPr>
          <w:color w:val="000000"/>
        </w:rPr>
        <w:t>Extract feature: this sub-component is described bellow</w:t>
      </w:r>
    </w:p>
    <w:p>
      <w:pPr>
        <w:pStyle w:val="Normal"/>
        <w:numPr>
          <w:ilvl w:val="0"/>
          <w:numId w:val="53"/>
        </w:numPr>
        <w:spacing w:beforeAutospacing="1" w:after="198"/>
        <w:rPr>
          <w:color w:val="000000"/>
        </w:rPr>
      </w:pPr>
      <w:r>
        <w:rPr>
          <w:color w:val="000000"/>
        </w:rPr>
        <w:t>CSDM: this sub-component is described bellow</w:t>
      </w:r>
    </w:p>
    <w:p>
      <w:pPr>
        <w:pStyle w:val="Normal"/>
        <w:numPr>
          <w:ilvl w:val="0"/>
          <w:numId w:val="53"/>
        </w:numPr>
        <w:spacing w:beforeAutospacing="1" w:after="198"/>
        <w:rPr/>
      </w:pPr>
      <w:r>
        <w:rPr>
          <w:color w:val="000000"/>
        </w:rPr>
        <w:t>Metrics estimation: this sub-component is described in [</w:t>
      </w:r>
      <w:r>
        <w:rPr>
          <w:color w:val="000000"/>
        </w:rPr>
        <w:fldChar w:fldCharType="begin"/>
      </w:r>
      <w:r>
        <w:instrText> REF _Ref417406278 \r \h </w:instrText>
      </w:r>
      <w:r>
        <w:fldChar w:fldCharType="separate"/>
      </w:r>
      <w:r>
        <w:t>RD.2</w:t>
      </w:r>
      <w:r>
        <w:fldChar w:fldCharType="end"/>
      </w:r>
      <w:r>
        <w:rPr>
          <w:color w:val="000000"/>
        </w:rPr>
        <w:t xml:space="preserve"> section 2.2.4.5]</w:t>
      </w:r>
    </w:p>
    <w:p>
      <w:pPr>
        <w:pStyle w:val="Heading5"/>
        <w:numPr>
          <w:ilvl w:val="4"/>
          <w:numId w:val="1"/>
        </w:numPr>
        <w:rPr/>
      </w:pPr>
      <w:r>
        <w:rPr/>
        <w:t>Extract Feature</w:t>
      </w:r>
    </w:p>
    <w:p>
      <w:pPr>
        <w:pStyle w:val="Normal"/>
        <w:spacing w:beforeAutospacing="1" w:after="198"/>
        <w:rPr/>
      </w:pPr>
      <w:r>
        <w:rPr>
          <w:color w:val="000000"/>
          <w:lang w:val="en-US"/>
        </w:rPr>
        <w:t xml:space="preserve">This sub-component use the method described in section </w:t>
      </w:r>
      <w:r>
        <w:rPr>
          <w:color w:val="000000"/>
          <w:lang w:val="en-US"/>
        </w:rPr>
        <w:fldChar w:fldCharType="begin"/>
      </w:r>
      <w:r>
        <w:instrText> REF _Ref417406707 \r \h </w:instrText>
      </w:r>
      <w:r>
        <w:fldChar w:fldCharType="separate"/>
      </w:r>
      <w:r>
        <w:t>4.2.20</w:t>
      </w:r>
      <w:r>
        <w:fldChar w:fldCharType="end"/>
      </w:r>
      <w:r>
        <w:rPr>
          <w:color w:val="000000"/>
          <w:lang w:val="en-US"/>
        </w:rPr>
        <w:t>.</w:t>
      </w:r>
    </w:p>
    <w:p>
      <w:pPr>
        <w:pStyle w:val="Normal"/>
        <w:spacing w:beforeAutospacing="1" w:after="198"/>
        <w:rPr>
          <w:color w:val="000000"/>
          <w:lang w:val="en-US"/>
        </w:rPr>
      </w:pPr>
      <w:r>
        <w:rPr>
          <w:color w:val="000000"/>
          <w:lang w:val="en-US"/>
        </w:rPr>
        <w:t>The requested feature is “ndvi”.</w:t>
      </w:r>
    </w:p>
    <w:p>
      <w:pPr>
        <w:pStyle w:val="Heading5"/>
        <w:numPr>
          <w:ilvl w:val="4"/>
          <w:numId w:val="1"/>
        </w:numPr>
        <w:rPr>
          <w:lang w:val="en-US"/>
        </w:rPr>
      </w:pPr>
      <w:r>
        <w:rPr>
          <w:lang w:val="en-US"/>
        </w:rPr>
        <w:t>CSDM</w:t>
      </w:r>
    </w:p>
    <w:p>
      <w:pPr>
        <w:pStyle w:val="Normal"/>
        <w:rPr/>
      </w:pPr>
      <w:r>
        <w:rPr/>
        <w:t>This sub-component is in two parts.</w:t>
      </w:r>
    </w:p>
    <w:p>
      <w:pPr>
        <w:pStyle w:val="Normal"/>
        <w:rPr/>
      </w:pPr>
      <w:r>
        <w:rPr/>
        <w:t>First, the invalid pixels are removed with the OTB application BandMath with the following expression: (if one of the mask is at 1, set output to 0)</w:t>
      </w:r>
    </w:p>
    <w:p>
      <w:pPr>
        <w:pStyle w:val="Code"/>
        <w:ind w:firstLine="720"/>
        <w:rPr/>
      </w:pPr>
      <w:r>
        <w:rPr/>
        <w:t>if(im2b1 or im3b1 or im4b1 or ..., 0, im1b1)</w:t>
      </w:r>
    </w:p>
    <w:p>
      <w:pPr>
        <w:pStyle w:val="Code"/>
        <w:ind w:firstLine="720"/>
        <w:rPr/>
      </w:pPr>
      <w:r>
        <w:rPr/>
      </w:r>
    </w:p>
    <w:p>
      <w:pPr>
        <w:pStyle w:val="Normal"/>
        <w:rPr/>
      </w:pPr>
      <w:r>
        <w:rPr/>
        <w:t xml:space="preserve">Then, it uses the OTB Application otbcli_ProfileReprocessing with the </w:t>
      </w:r>
      <w:r>
        <w:rPr>
          <w:i/>
          <w:iCs/>
        </w:rPr>
        <w:t xml:space="preserve">algo </w:t>
      </w:r>
      <w:r>
        <w:rPr/>
        <w:t xml:space="preserve">mode set at </w:t>
      </w:r>
      <w:r>
        <w:rPr>
          <w:i/>
          <w:iCs/>
        </w:rPr>
        <w:t>fit</w:t>
      </w:r>
      <w:r>
        <w:rPr/>
        <w:t xml:space="preserve"> as it follows:</w:t>
      </w:r>
    </w:p>
    <w:p>
      <w:pPr>
        <w:pStyle w:val="Code"/>
        <w:rPr/>
      </w:pPr>
      <w:r>
        <w:rPr/>
        <w:t xml:space="preserve">otbcli_ProfileReprocessing </w:t>
      </w:r>
    </w:p>
    <w:p>
      <w:pPr>
        <w:pStyle w:val="Code"/>
        <w:ind w:firstLine="720"/>
        <w:rPr/>
      </w:pPr>
      <w:r>
        <w:rPr/>
        <w:t xml:space="preserve">-ipf $inputprofile </w:t>
      </w:r>
    </w:p>
    <w:p>
      <w:pPr>
        <w:pStyle w:val="Code"/>
        <w:ind w:firstLine="720"/>
        <w:rPr/>
      </w:pPr>
      <w:r>
        <w:rPr/>
        <w:t xml:space="preserve">-opf $outputprofile </w:t>
      </w:r>
    </w:p>
    <w:p>
      <w:pPr>
        <w:pStyle w:val="Code"/>
        <w:ind w:firstLine="720"/>
        <w:rPr/>
      </w:pPr>
      <w:r>
        <w:rPr/>
        <w:t xml:space="preserve">-algo fit </w:t>
      </w:r>
    </w:p>
    <w:p>
      <w:pPr>
        <w:pStyle w:val="Normal"/>
        <w:spacing w:beforeAutospacing="1" w:after="198"/>
        <w:rPr/>
      </w:pPr>
      <w:r>
        <w:rPr>
          <w:color w:val="000000"/>
          <w:lang w:val="en-US"/>
        </w:rPr>
        <w:t>For more information, see [</w:t>
      </w:r>
      <w:r>
        <w:rPr>
          <w:color w:val="000000"/>
          <w:lang w:val="en-US"/>
        </w:rPr>
        <w:fldChar w:fldCharType="begin"/>
      </w:r>
      <w:r>
        <w:instrText> REF _Ref417406278 \r \h </w:instrText>
      </w:r>
      <w:r>
        <w:fldChar w:fldCharType="separate"/>
      </w:r>
      <w:r>
        <w:t>RD.2</w:t>
      </w:r>
      <w:r>
        <w:fldChar w:fldCharType="end"/>
      </w:r>
      <w:r>
        <w:rPr>
          <w:color w:val="000000"/>
          <w:lang w:val="en-US"/>
        </w:rPr>
        <w:t xml:space="preserve"> section 2.2.3].</w:t>
      </w:r>
    </w:p>
    <w:p>
      <w:pPr>
        <w:pStyle w:val="Heading4"/>
        <w:numPr>
          <w:ilvl w:val="3"/>
          <w:numId w:val="1"/>
        </w:numPr>
        <w:rPr>
          <w:rFonts w:cs="Arial"/>
        </w:rPr>
      </w:pPr>
      <w:bookmarkStart w:id="595" w:name="_Toc417423601"/>
      <w:r>
        <w:rPr>
          <w:rFonts w:cs="Arial"/>
        </w:rPr>
        <w:t>Dependencies</w:t>
      </w:r>
      <w:bookmarkEnd w:id="595"/>
      <w:r>
        <w:rPr>
          <w:rFonts w:cs="Arial"/>
        </w:rPr>
        <w:t xml:space="preserve"> </w:t>
      </w:r>
    </w:p>
    <w:p>
      <w:pPr>
        <w:pStyle w:val="Western"/>
        <w:rPr>
          <w:lang w:val="en-GB"/>
        </w:rPr>
      </w:pPr>
      <w:r>
        <w:rPr>
          <w:lang w:val="en-GB"/>
        </w:rPr>
        <w:t>The dependence of this module is the following:</w:t>
      </w:r>
    </w:p>
    <w:p>
      <w:pPr>
        <w:pStyle w:val="Western"/>
        <w:numPr>
          <w:ilvl w:val="0"/>
          <w:numId w:val="54"/>
        </w:numPr>
        <w:rPr>
          <w:lang w:val="en-GB"/>
        </w:rPr>
      </w:pPr>
      <w:r>
        <w:rPr>
          <w:lang w:val="en-GB"/>
        </w:rPr>
        <w:t>The Common library/package to provide capabilities to read a L2A product (image and mask data) and write a new element (ndvi metrics map) in a LAI product</w:t>
      </w:r>
    </w:p>
    <w:p>
      <w:pPr>
        <w:pStyle w:val="Western"/>
        <w:numPr>
          <w:ilvl w:val="0"/>
          <w:numId w:val="54"/>
        </w:numPr>
        <w:rPr>
          <w:lang w:val="en-GB"/>
        </w:rPr>
      </w:pPr>
      <w:r>
        <w:rPr>
          <w:lang w:val="en-GB"/>
        </w:rPr>
        <w:t>OTB application package</w:t>
      </w:r>
    </w:p>
    <w:p>
      <w:pPr>
        <w:pStyle w:val="Western"/>
        <w:rPr>
          <w:lang w:val="en-GB"/>
        </w:rPr>
      </w:pPr>
      <w:r>
        <w:rPr>
          <w:lang w:val="en-GB"/>
        </w:rPr>
        <w:t>This component should be initialized at the beginning of the module.</w:t>
      </w:r>
    </w:p>
    <w:p>
      <w:pPr>
        <w:pStyle w:val="Heading4"/>
        <w:numPr>
          <w:ilvl w:val="3"/>
          <w:numId w:val="1"/>
        </w:numPr>
        <w:rPr>
          <w:rFonts w:cs="Arial"/>
        </w:rPr>
      </w:pPr>
      <w:bookmarkStart w:id="596" w:name="_Toc417423602"/>
      <w:bookmarkEnd w:id="596"/>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55"/>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56"/>
        </w:numPr>
        <w:spacing w:beforeAutospacing="1" w:after="198"/>
        <w:rPr>
          <w:color w:val="000000"/>
        </w:rPr>
      </w:pPr>
      <w:r>
        <w:rPr>
          <w:color w:val="000000"/>
        </w:rPr>
        <w:t xml:space="preserve">As inputs, a L2A Time Series </w:t>
      </w:r>
    </w:p>
    <w:p>
      <w:pPr>
        <w:pStyle w:val="Normal"/>
        <w:numPr>
          <w:ilvl w:val="0"/>
          <w:numId w:val="56"/>
        </w:numPr>
        <w:spacing w:beforeAutospacing="1" w:after="198"/>
        <w:rPr>
          <w:color w:val="000000"/>
        </w:rPr>
      </w:pPr>
      <w:r>
        <w:rPr>
          <w:color w:val="000000"/>
        </w:rPr>
        <w:t>As output, a L2A TS temporal metrics</w:t>
      </w:r>
    </w:p>
    <w:p>
      <w:pPr>
        <w:pStyle w:val="Normal"/>
        <w:numPr>
          <w:ilvl w:val="0"/>
          <w:numId w:val="56"/>
        </w:numPr>
        <w:spacing w:beforeAutospacing="1" w:after="198"/>
        <w:rPr>
          <w:color w:val="000000"/>
        </w:rPr>
      </w:pPr>
      <w:r>
        <w:rPr>
          <w:color w:val="000000"/>
        </w:rPr>
        <w:t>As auxiliary data</w:t>
      </w:r>
    </w:p>
    <w:p>
      <w:pPr>
        <w:pStyle w:val="Normal"/>
        <w:numPr>
          <w:ilvl w:val="1"/>
          <w:numId w:val="56"/>
        </w:numPr>
        <w:spacing w:beforeAutospacing="1" w:after="198"/>
        <w:rPr>
          <w:color w:val="000000"/>
        </w:rPr>
      </w:pPr>
      <w:r>
        <w:rPr>
          <w:color w:val="000000"/>
        </w:rPr>
        <w:t>Not applicable here</w:t>
      </w:r>
    </w:p>
    <w:p>
      <w:pPr>
        <w:pStyle w:val="Normal"/>
        <w:numPr>
          <w:ilvl w:val="0"/>
          <w:numId w:val="56"/>
        </w:numPr>
        <w:spacing w:beforeAutospacing="1" w:after="198"/>
        <w:rPr>
          <w:color w:val="000000"/>
        </w:rPr>
      </w:pPr>
      <w:r>
        <w:rPr>
          <w:color w:val="000000"/>
        </w:rPr>
        <w:t>As image processing parameters</w:t>
      </w:r>
    </w:p>
    <w:p>
      <w:pPr>
        <w:pStyle w:val="Normal"/>
        <w:numPr>
          <w:ilvl w:val="1"/>
          <w:numId w:val="56"/>
        </w:numPr>
        <w:spacing w:beforeAutospacing="1" w:after="198"/>
        <w:rPr>
          <w:color w:val="000000"/>
          <w:lang w:val="en-US"/>
        </w:rPr>
      </w:pPr>
      <w:r>
        <w:rPr>
          <w:color w:val="000000"/>
        </w:rPr>
        <w:t>Not Applicable</w:t>
      </w:r>
    </w:p>
    <w:p>
      <w:pPr>
        <w:pStyle w:val="Heading4"/>
        <w:numPr>
          <w:ilvl w:val="3"/>
          <w:numId w:val="1"/>
        </w:numPr>
        <w:rPr>
          <w:rFonts w:cs="Arial"/>
        </w:rPr>
      </w:pPr>
      <w:bookmarkStart w:id="597" w:name="_Toc417423603"/>
      <w:bookmarkEnd w:id="597"/>
      <w:r>
        <w:rPr>
          <w:rFonts w:cs="Arial"/>
        </w:rPr>
        <w:t>Resources</w:t>
      </w:r>
    </w:p>
    <w:p>
      <w:pPr>
        <w:pStyle w:val="Western"/>
        <w:rPr/>
      </w:pPr>
      <w:r>
        <w:rPr/>
        <w:t xml:space="preserve">Not Applicable </w:t>
      </w:r>
    </w:p>
    <w:p>
      <w:pPr>
        <w:pStyle w:val="Heading4"/>
        <w:numPr>
          <w:ilvl w:val="3"/>
          <w:numId w:val="1"/>
        </w:numPr>
        <w:rPr>
          <w:rFonts w:cs="Arial"/>
        </w:rPr>
      </w:pPr>
      <w:bookmarkStart w:id="598" w:name="_Toc417423604"/>
      <w:r>
        <w:rPr>
          <w:rFonts w:cs="Arial"/>
        </w:rPr>
        <w:t>References</w:t>
      </w:r>
      <w:bookmarkEnd w:id="598"/>
      <w:r>
        <w:rPr>
          <w:rFonts w:cs="Arial"/>
        </w:rPr>
        <w:t xml:space="preserve"> </w:t>
      </w:r>
    </w:p>
    <w:p>
      <w:pPr>
        <w:pStyle w:val="Western"/>
        <w:rPr/>
      </w:pPr>
      <w:r>
        <w:rPr/>
        <w:t xml:space="preserve">The algorithm part of this component is described in the </w:t>
      </w:r>
      <w:r>
        <w:rPr>
          <w:lang w:eastAsia="fr-FR"/>
        </w:rPr>
        <w:t>Biophysical Product</w:t>
      </w:r>
      <w:r>
        <w:rPr/>
        <w:t xml:space="preserve"> ATBD [</w:t>
      </w:r>
      <w:r>
        <w:rPr/>
        <w:fldChar w:fldCharType="begin"/>
      </w:r>
      <w:r>
        <w:instrText> REF _Ref417406278 \r \h </w:instrText>
      </w:r>
      <w:r>
        <w:fldChar w:fldCharType="separate"/>
      </w:r>
      <w:r>
        <w:t>RD.2</w:t>
      </w:r>
      <w:r>
        <w:fldChar w:fldCharType="end"/>
      </w:r>
      <w:r>
        <w:rPr/>
        <w:t>]</w:t>
      </w:r>
    </w:p>
    <w:p>
      <w:pPr>
        <w:pStyle w:val="Western"/>
        <w:rPr/>
      </w:pPr>
      <w:r>
        <w:rPr/>
        <w:t xml:space="preserve">This component used also some common sub-components from the Common package/library: compute spectral indices. </w:t>
      </w:r>
    </w:p>
    <w:p>
      <w:pPr>
        <w:pStyle w:val="Heading4"/>
        <w:numPr>
          <w:ilvl w:val="3"/>
          <w:numId w:val="1"/>
        </w:numPr>
        <w:rPr>
          <w:rFonts w:cs="Arial"/>
        </w:rPr>
      </w:pPr>
      <w:bookmarkStart w:id="599" w:name="_Toc417423605"/>
      <w:bookmarkEnd w:id="599"/>
      <w:r>
        <w:rPr>
          <w:rFonts w:cs="Arial"/>
        </w:rPr>
        <w:t>Data</w:t>
      </w:r>
    </w:p>
    <w:p>
      <w:pPr>
        <w:pStyle w:val="Normal"/>
        <w:spacing w:beforeAutospacing="1" w:after="119"/>
        <w:rPr>
          <w:color w:val="000000"/>
        </w:rPr>
      </w:pPr>
      <w:r>
        <w:rPr>
          <w:color w:val="000000"/>
        </w:rPr>
        <w:t xml:space="preserve">The internal data of this component will be stored into the working directory until the end of the module execution. </w:t>
      </w:r>
    </w:p>
    <w:p>
      <w:pPr>
        <w:pStyle w:val="Normal"/>
        <w:spacing w:beforeAutospacing="1" w:after="119"/>
        <w:rPr>
          <w:color w:val="000000"/>
        </w:rPr>
      </w:pPr>
      <w:r>
        <w:rPr>
          <w:color w:val="000000"/>
        </w:rPr>
        <w:t>The current list of internal data is the following:</w:t>
      </w:r>
    </w:p>
    <w:p>
      <w:pPr>
        <w:pStyle w:val="Normal"/>
        <w:numPr>
          <w:ilvl w:val="0"/>
          <w:numId w:val="57"/>
        </w:numPr>
        <w:spacing w:beforeAutospacing="1" w:after="198"/>
        <w:rPr>
          <w:color w:val="000000"/>
        </w:rPr>
      </w:pPr>
      <w:r>
        <w:rPr>
          <w:color w:val="000000"/>
        </w:rPr>
        <w:t>A L2A_TS_FE_PRD which contains n dates</w:t>
      </w:r>
    </w:p>
    <w:p>
      <w:pPr>
        <w:pStyle w:val="Normal"/>
        <w:numPr>
          <w:ilvl w:val="0"/>
          <w:numId w:val="57"/>
        </w:numPr>
        <w:spacing w:beforeAutospacing="1" w:after="198"/>
        <w:rPr/>
      </w:pPr>
      <w:r>
        <w:rPr>
          <w:color w:val="000000"/>
        </w:rPr>
        <w:t>n fitted NDVI with n equal to the number of input products</w:t>
      </w:r>
    </w:p>
    <w:p>
      <w:pPr>
        <w:pStyle w:val="Heading3"/>
        <w:numPr>
          <w:ilvl w:val="2"/>
          <w:numId w:val="1"/>
        </w:numPr>
        <w:rPr/>
      </w:pPr>
      <w:bookmarkStart w:id="600" w:name="_Toc417423606"/>
      <w:bookmarkStart w:id="601" w:name="_Ref417422834"/>
      <w:bookmarkEnd w:id="600"/>
      <w:bookmarkEnd w:id="601"/>
      <w:r>
        <w:rPr/>
        <w:t>Samples Preparation</w:t>
      </w:r>
    </w:p>
    <w:p>
      <w:pPr>
        <w:pStyle w:val="Heading4"/>
        <w:numPr>
          <w:ilvl w:val="3"/>
          <w:numId w:val="1"/>
        </w:numPr>
        <w:rPr>
          <w:rFonts w:cs="Arial"/>
        </w:rPr>
      </w:pPr>
      <w:bookmarkStart w:id="602" w:name="_Toc417423607"/>
      <w:bookmarkEnd w:id="602"/>
      <w:r>
        <w:rPr>
          <w:rFonts w:cs="Arial"/>
        </w:rPr>
        <w:t>Type</w:t>
      </w:r>
    </w:p>
    <w:p>
      <w:pPr>
        <w:pStyle w:val="Western"/>
        <w:rPr/>
      </w:pPr>
      <w:r>
        <w:rPr/>
        <w:t>The samples preparation is a module which represents a processing step of the supervised classification processing. This module is a collection of executable or internal functions.</w:t>
      </w:r>
    </w:p>
    <w:p>
      <w:pPr>
        <w:pStyle w:val="Heading4"/>
        <w:numPr>
          <w:ilvl w:val="3"/>
          <w:numId w:val="1"/>
        </w:numPr>
        <w:rPr>
          <w:rFonts w:cs="Arial"/>
        </w:rPr>
      </w:pPr>
      <w:bookmarkStart w:id="603" w:name="_Toc417423608"/>
      <w:r>
        <w:rPr>
          <w:rFonts w:cs="Arial"/>
        </w:rPr>
        <w:t>Purpose</w:t>
      </w:r>
      <w:bookmarkEnd w:id="603"/>
      <w:r>
        <w:rPr>
          <w:rFonts w:cs="Arial"/>
        </w:rPr>
        <w:t xml:space="preserve"> </w:t>
      </w:r>
    </w:p>
    <w:p>
      <w:pPr>
        <w:pStyle w:val="Western"/>
        <w:rPr/>
      </w:pPr>
      <w:r>
        <w:rPr/>
        <w:t>The data preparation subsystem aims at generating the input data for the supervised learning used in the crop type and crop mask generation [</w:t>
      </w:r>
      <w:r>
        <w:rPr/>
        <w:fldChar w:fldCharType="begin"/>
      </w:r>
      <w:r>
        <w:instrText> REF _Ref417406795 \r \h </w:instrText>
      </w:r>
      <w:r>
        <w:fldChar w:fldCharType="separate"/>
      </w:r>
      <w:r>
        <w:t>RD.3</w:t>
      </w:r>
      <w:r>
        <w:fldChar w:fldCharType="end"/>
      </w:r>
      <w:r>
        <w:rPr/>
        <w:t xml:space="preserve"> section 2.2 &amp; 2.2.1].</w:t>
      </w:r>
    </w:p>
    <w:p>
      <w:pPr>
        <w:pStyle w:val="Heading4"/>
        <w:numPr>
          <w:ilvl w:val="3"/>
          <w:numId w:val="1"/>
        </w:numPr>
        <w:rPr>
          <w:rFonts w:cs="Arial"/>
        </w:rPr>
      </w:pPr>
      <w:bookmarkStart w:id="604" w:name="_Toc417423609"/>
      <w:bookmarkEnd w:id="604"/>
      <w:r>
        <w:rPr>
          <w:rFonts w:cs="Arial"/>
        </w:rPr>
        <w:t>Function</w:t>
      </w:r>
    </w:p>
    <w:p>
      <w:pPr>
        <w:pStyle w:val="Western"/>
        <w:rPr/>
      </w:pPr>
      <w:r>
        <w:rPr>
          <w:lang w:val="en-GB"/>
        </w:rPr>
        <w:t>This module is based on the algorithm description done in the Crop Type ATBD [</w:t>
      </w:r>
      <w:r>
        <w:rPr>
          <w:lang w:val="en-GB"/>
        </w:rPr>
        <w:fldChar w:fldCharType="begin"/>
      </w:r>
      <w:r>
        <w:instrText> REF _Ref417406795 \r \h </w:instrText>
      </w:r>
      <w:r>
        <w:fldChar w:fldCharType="separate"/>
      </w:r>
      <w:r>
        <w:t>RD.3</w:t>
      </w:r>
      <w:r>
        <w:fldChar w:fldCharType="end"/>
      </w:r>
      <w:r>
        <w:rPr>
          <w:lang w:val="en-GB"/>
        </w:rPr>
        <w:t xml:space="preserve">]. In </w:t>
      </w:r>
      <w:r>
        <w:rPr>
          <w:lang w:val="en-GB"/>
        </w:rPr>
        <w:fldChar w:fldCharType="begin"/>
      </w:r>
      <w:r>
        <w:instrText> REF _Ref417376265 \h </w:instrText>
      </w:r>
      <w:r>
        <w:fldChar w:fldCharType="separate"/>
      </w:r>
      <w:r>
        <w:t>Figure  4 -29</w:t>
      </w:r>
      <w:r>
        <w:fldChar w:fldCharType="end"/>
      </w:r>
      <w:r>
        <w:rPr>
          <w:lang w:val="en-GB"/>
        </w:rPr>
        <w:t xml:space="preserve">, we present a global diagram of the different main steps of the module. The different sub-components describes in the following section. </w:t>
      </w:r>
    </w:p>
    <w:p>
      <w:pPr>
        <w:pStyle w:val="Western"/>
        <w:rPr/>
      </w:pPr>
      <w:r>
        <w:rPr/>
        <w:drawing>
          <wp:inline distT="0" distB="0" distL="0" distR="0">
            <wp:extent cx="5768340" cy="2640330"/>
            <wp:effectExtent l="0" t="0" r="0" b="0"/>
            <wp:docPr id="32"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4" descr=""/>
                    <pic:cNvPicPr>
                      <a:picLocks noChangeAspect="1" noChangeArrowheads="1"/>
                    </pic:cNvPicPr>
                  </pic:nvPicPr>
                  <pic:blipFill>
                    <a:blip r:embed="rId40"/>
                    <a:stretch>
                      <a:fillRect/>
                    </a:stretch>
                  </pic:blipFill>
                  <pic:spPr bwMode="auto">
                    <a:xfrm>
                      <a:off x="0" y="0"/>
                      <a:ext cx="5768340" cy="2640330"/>
                    </a:xfrm>
                    <a:prstGeom prst="rect">
                      <a:avLst/>
                    </a:prstGeom>
                    <a:noFill/>
                    <a:ln w="9525">
                      <a:noFill/>
                      <a:miter lim="800000"/>
                      <a:headEnd/>
                      <a:tailEnd/>
                    </a:ln>
                  </pic:spPr>
                </pic:pic>
              </a:graphicData>
            </a:graphic>
          </wp:inline>
        </w:drawing>
      </w:r>
    </w:p>
    <w:p>
      <w:pPr>
        <w:pStyle w:val="Caption1"/>
        <w:rPr/>
      </w:pPr>
      <w:bookmarkStart w:id="605" w:name="_Toc417422286"/>
      <w:bookmarkStart w:id="606" w:name="_Ref417374533"/>
      <w:bookmarkStart w:id="607" w:name="_Ref417376265"/>
      <w:r>
        <w:rPr>
          <w:lang w:val="en-GB"/>
        </w:rPr>
        <w:t xml:space="preserve">Figure </w:t>
      </w:r>
      <w:r>
        <w:fldChar w:fldCharType="begin"/>
      </w:r>
      <w:r>
        <w:instrText>STYLEREF 1 \s</w:instrText>
      </w:r>
      <w:r>
        <w:fldChar w:fldCharType="separate"/>
      </w:r>
      <w:bookmarkStart w:id="608" w:name="__Fieldmark__8793_51071921"/>
      <w:r>
        <w:rPr>
          <w:lang w:val="en-GB"/>
        </w:rPr>
        <w:t>4</w:t>
      </w:r>
      <w:bookmarkStart w:id="609" w:name="__Fieldmark__9258_714155160"/>
      <w:r>
        <w:rPr>
          <w:lang w:val="en-GB"/>
        </w:rPr>
      </w:r>
      <w:r>
        <w:fldChar w:fldCharType="end"/>
      </w:r>
      <w:bookmarkEnd w:id="608"/>
      <w:bookmarkEnd w:id="609"/>
      <w:r>
        <w:rPr>
          <w:lang w:val="en-GB"/>
        </w:rPr>
        <w:noBreakHyphen/>
      </w:r>
      <w:r>
        <w:rPr>
          <w:lang w:val="en-GB"/>
        </w:rPr>
        <w:fldChar w:fldCharType="begin"/>
      </w:r>
      <w:r>
        <w:instrText> SEQ Figure \* ARABIC </w:instrText>
      </w:r>
      <w:r>
        <w:fldChar w:fldCharType="separate"/>
      </w:r>
      <w:r>
        <w:t>29</w:t>
      </w:r>
      <w:r>
        <w:fldChar w:fldCharType="end"/>
      </w:r>
      <w:bookmarkEnd w:id="605"/>
      <w:bookmarkEnd w:id="606"/>
      <w:bookmarkEnd w:id="607"/>
      <w:r>
        <w:rPr>
          <w:lang w:val="en-GB"/>
        </w:rPr>
        <w:t> : Samples Preparation Functional Diagram</w:t>
      </w:r>
    </w:p>
    <w:p>
      <w:pPr>
        <w:pStyle w:val="Heading4"/>
        <w:numPr>
          <w:ilvl w:val="3"/>
          <w:numId w:val="1"/>
        </w:numPr>
        <w:rPr>
          <w:rFonts w:cs="Arial"/>
        </w:rPr>
      </w:pPr>
      <w:bookmarkStart w:id="610" w:name="_Toc417423610"/>
      <w:r>
        <w:rPr>
          <w:rFonts w:cs="Arial"/>
        </w:rPr>
        <w:t>Subordinates</w:t>
      </w:r>
      <w:bookmarkEnd w:id="610"/>
      <w:r>
        <w:rPr>
          <w:rFonts w:cs="Arial"/>
        </w:rPr>
        <w:t xml:space="preserve"> </w:t>
      </w:r>
    </w:p>
    <w:p>
      <w:pPr>
        <w:pStyle w:val="Normal"/>
        <w:spacing w:beforeAutospacing="1" w:after="119"/>
        <w:rPr/>
      </w:pPr>
      <w:r>
        <w:rPr>
          <w:color w:val="000000"/>
        </w:rPr>
        <w:t xml:space="preserve">Based on the </w:t>
      </w:r>
      <w:r>
        <w:rPr>
          <w:color w:val="000000"/>
        </w:rPr>
        <w:fldChar w:fldCharType="begin"/>
      </w:r>
      <w:r>
        <w:instrText> REF _Ref417374533 \h </w:instrText>
      </w:r>
      <w:r>
        <w:fldChar w:fldCharType="separate"/>
      </w:r>
      <w:r>
        <w:t>Figure  4 -29</w:t>
      </w:r>
      <w:r>
        <w:fldChar w:fldCharType="end"/>
      </w:r>
      <w:r>
        <w:rPr>
          <w:color w:val="000000"/>
        </w:rPr>
        <w:t>, the list of sub-components is the following:</w:t>
      </w:r>
    </w:p>
    <w:p>
      <w:pPr>
        <w:pStyle w:val="Normal"/>
        <w:numPr>
          <w:ilvl w:val="0"/>
          <w:numId w:val="16"/>
        </w:numPr>
        <w:spacing w:beforeAutospacing="1" w:after="198"/>
        <w:rPr/>
      </w:pPr>
      <w:r>
        <w:rPr>
          <w:color w:val="000000"/>
        </w:rPr>
        <w:t>Select samples: this sub-component is described in [</w:t>
      </w:r>
      <w:r>
        <w:rPr>
          <w:color w:val="000000"/>
        </w:rPr>
        <w:fldChar w:fldCharType="begin"/>
      </w:r>
      <w:r>
        <w:instrText> REF _Ref417406795 \r \h </w:instrText>
      </w:r>
      <w:r>
        <w:fldChar w:fldCharType="separate"/>
      </w:r>
      <w:r>
        <w:t>RD.3</w:t>
      </w:r>
      <w:r>
        <w:fldChar w:fldCharType="end"/>
      </w:r>
      <w:r>
        <w:rPr>
          <w:color w:val="000000"/>
        </w:rPr>
        <w:t>]</w:t>
      </w:r>
    </w:p>
    <w:p>
      <w:pPr>
        <w:pStyle w:val="Normal"/>
        <w:numPr>
          <w:ilvl w:val="0"/>
          <w:numId w:val="16"/>
        </w:numPr>
        <w:spacing w:beforeAutospacing="1" w:after="198"/>
        <w:rPr>
          <w:color w:val="000000"/>
        </w:rPr>
      </w:pPr>
      <w:r>
        <w:rPr>
          <w:color w:val="000000"/>
        </w:rPr>
        <w:t>Crop vector with vector: this sub-component is described below</w:t>
      </w:r>
    </w:p>
    <w:p>
      <w:pPr>
        <w:pStyle w:val="ListParagraph"/>
        <w:numPr>
          <w:ilvl w:val="0"/>
          <w:numId w:val="16"/>
        </w:numPr>
        <w:rPr/>
      </w:pPr>
      <w:r>
        <w:rPr>
          <w:color w:val="000000"/>
        </w:rPr>
        <w:t>Crop vector with input area: this sub-component is described below</w:t>
      </w:r>
      <w:r>
        <w:rPr>
          <w:color w:val="000000"/>
          <w:lang w:eastAsia="en-US"/>
        </w:rPr>
        <w:t>Random selection: this step is described in [</w:t>
      </w:r>
      <w:r>
        <w:rPr>
          <w:color w:val="000000"/>
          <w:lang w:eastAsia="en-US"/>
        </w:rPr>
        <w:fldChar w:fldCharType="begin"/>
      </w:r>
      <w:r>
        <w:instrText> REF _Ref417406795 \r \h </w:instrText>
      </w:r>
      <w:r>
        <w:fldChar w:fldCharType="separate"/>
      </w:r>
      <w:r>
        <w:t>RD.3</w:t>
      </w:r>
      <w:r>
        <w:fldChar w:fldCharType="end"/>
      </w:r>
      <w:r>
        <w:rPr>
          <w:color w:val="000000"/>
          <w:lang w:eastAsia="en-US"/>
        </w:rPr>
        <w:t>section 3.3.1.2]</w:t>
      </w:r>
    </w:p>
    <w:p>
      <w:pPr>
        <w:pStyle w:val="Heading5"/>
        <w:numPr>
          <w:ilvl w:val="4"/>
          <w:numId w:val="1"/>
        </w:numPr>
        <w:rPr/>
      </w:pPr>
      <w:r>
        <w:rPr/>
        <w:t>Crop Vector with Vector</w:t>
      </w:r>
    </w:p>
    <w:p>
      <w:pPr>
        <w:pStyle w:val="Western"/>
        <w:rPr/>
      </w:pPr>
      <w:r>
        <w:rPr/>
        <w:t xml:space="preserve">The gdal tool </w:t>
      </w:r>
      <w:r>
        <w:rPr>
          <w:i/>
          <w:iCs/>
        </w:rPr>
        <w:t>ogr2ogr</w:t>
      </w:r>
      <w:r>
        <w:rPr/>
        <w:t xml:space="preserve"> is used as it follows:</w:t>
      </w:r>
    </w:p>
    <w:p>
      <w:pPr>
        <w:pStyle w:val="Code"/>
        <w:rPr/>
      </w:pPr>
      <w:r>
        <w:rPr>
          <w:rFonts w:cs="Courier New"/>
        </w:rPr>
        <w:t xml:space="preserve">ogr2ogr </w:t>
      </w:r>
    </w:p>
    <w:p>
      <w:pPr>
        <w:pStyle w:val="Code"/>
        <w:rPr/>
      </w:pPr>
      <w:r>
        <w:rPr/>
        <w:tab/>
      </w:r>
      <w:r>
        <w:rPr>
          <w:rFonts w:cs="Courier New"/>
        </w:rPr>
        <w:t>-clipsrc aoi.shp s2tiles_exact_extent.shp</w:t>
      </w:r>
      <w:r>
        <w:rPr/>
        <w:t xml:space="preserve"> </w:t>
      </w:r>
      <w:r>
        <w:rPr>
          <w:rFonts w:cs="Courier New"/>
        </w:rPr>
        <w:t>s2tiles_global_extent.shp</w:t>
      </w:r>
    </w:p>
    <w:p>
      <w:pPr>
        <w:pStyle w:val="Western"/>
        <w:rPr/>
      </w:pPr>
      <w:r>
        <w:rPr/>
        <w:t xml:space="preserve">For more information about the </w:t>
      </w:r>
      <w:r>
        <w:rPr>
          <w:i/>
          <w:iCs/>
        </w:rPr>
        <w:t>ogr2ogr</w:t>
      </w:r>
      <w:r>
        <w:rPr/>
        <w:t>, see [</w:t>
      </w:r>
      <w:r>
        <w:rPr/>
        <w:fldChar w:fldCharType="begin"/>
      </w:r>
      <w:r>
        <w:instrText> REF _Ref417405404 \r \h </w:instrText>
      </w:r>
      <w:r>
        <w:fldChar w:fldCharType="separate"/>
      </w:r>
      <w:r>
        <w:t>RD.11</w:t>
      </w:r>
      <w:r>
        <w:fldChar w:fldCharType="end"/>
      </w:r>
      <w:r>
        <w:rPr/>
        <w:t>]</w:t>
      </w:r>
    </w:p>
    <w:p>
      <w:pPr>
        <w:pStyle w:val="Heading5"/>
        <w:numPr>
          <w:ilvl w:val="4"/>
          <w:numId w:val="1"/>
        </w:numPr>
        <w:rPr>
          <w:lang w:val="en-US"/>
        </w:rPr>
      </w:pPr>
      <w:r>
        <w:rPr>
          <w:lang w:val="en-US"/>
        </w:rPr>
        <w:t>Crop Vector with Each Feature</w:t>
      </w:r>
    </w:p>
    <w:p>
      <w:pPr>
        <w:pStyle w:val="Normal"/>
        <w:spacing w:beforeAutospacing="1" w:after="119"/>
        <w:rPr>
          <w:color w:val="000000"/>
          <w:lang w:val="en-US"/>
        </w:rPr>
      </w:pPr>
      <w:r>
        <w:rPr>
          <w:color w:val="000000"/>
          <w:lang w:val="en-US"/>
        </w:rPr>
        <w:t>This submodule crop the given sample vector data with all features of the s2tiles vector data.</w:t>
      </w:r>
    </w:p>
    <w:p>
      <w:pPr>
        <w:pStyle w:val="Normal"/>
        <w:spacing w:beforeAutospacing="1" w:after="119"/>
        <w:rPr>
          <w:color w:val="000000"/>
          <w:lang w:val="en-US"/>
        </w:rPr>
      </w:pPr>
      <w:r>
        <w:rPr>
          <w:color w:val="000000"/>
          <w:lang w:val="en-US"/>
        </w:rPr>
        <w:t>See the following pseudo-code:</w:t>
      </w:r>
    </w:p>
    <w:p>
      <w:pPr>
        <w:pStyle w:val="Normal"/>
        <w:numPr>
          <w:ilvl w:val="0"/>
          <w:numId w:val="17"/>
        </w:numPr>
        <w:spacing w:beforeAutospacing="1" w:after="119"/>
        <w:rPr>
          <w:color w:val="000000"/>
          <w:lang w:val="en-US"/>
        </w:rPr>
      </w:pPr>
      <w:r>
        <w:rPr>
          <w:color w:val="000000"/>
          <w:lang w:val="en-US"/>
        </w:rPr>
        <w:t>Initialize a XML file (for each tile id, there are three children “ECOAREA_ID”, “LEARNING” and “VALIDATION”</w:t>
      </w:r>
    </w:p>
    <w:p>
      <w:pPr>
        <w:pStyle w:val="Normal"/>
        <w:numPr>
          <w:ilvl w:val="0"/>
          <w:numId w:val="18"/>
        </w:numPr>
        <w:spacing w:beforeAutospacing="1" w:after="119"/>
        <w:rPr>
          <w:color w:val="000000"/>
          <w:lang w:val="en-US"/>
        </w:rPr>
      </w:pPr>
      <w:r>
        <w:rPr>
          <w:color w:val="000000"/>
          <w:lang w:val="en-US"/>
        </w:rPr>
        <w:t>For each tile from s2tiles_exact_extent.shp:</w:t>
      </w:r>
    </w:p>
    <w:p>
      <w:pPr>
        <w:pStyle w:val="Normal"/>
        <w:numPr>
          <w:ilvl w:val="1"/>
          <w:numId w:val="18"/>
        </w:numPr>
        <w:spacing w:beforeAutospacing="1" w:after="119"/>
        <w:rPr>
          <w:color w:val="000000"/>
          <w:lang w:val="en-US"/>
        </w:rPr>
      </w:pPr>
      <w:r>
        <w:rPr>
          <w:color w:val="000000"/>
          <w:lang w:val="en-US"/>
        </w:rPr>
        <w:t>Create a single shapefile with the tile: tile_id.shp</w:t>
      </w:r>
    </w:p>
    <w:p>
      <w:pPr>
        <w:pStyle w:val="Normal"/>
        <w:numPr>
          <w:ilvl w:val="1"/>
          <w:numId w:val="18"/>
        </w:numPr>
        <w:spacing w:beforeAutospacing="1" w:after="119"/>
        <w:rPr>
          <w:color w:val="000000"/>
          <w:lang w:val="en-US"/>
        </w:rPr>
      </w:pPr>
      <w:r>
        <w:rPr>
          <w:color w:val="000000"/>
          <w:lang w:val="en-US"/>
        </w:rPr>
        <w:t>if a ECOAREA.shp is not provided :</w:t>
      </w:r>
    </w:p>
    <w:p>
      <w:pPr>
        <w:pStyle w:val="Normal"/>
        <w:numPr>
          <w:ilvl w:val="2"/>
          <w:numId w:val="18"/>
        </w:numPr>
        <w:spacing w:beforeAutospacing="1" w:after="119"/>
        <w:rPr>
          <w:color w:val="000000"/>
          <w:lang w:val="en-US"/>
        </w:rPr>
      </w:pPr>
      <w:r>
        <w:rPr>
          <w:color w:val="000000"/>
          <w:lang w:val="en-US"/>
        </w:rPr>
        <w:t>test intersection of global_learning_sample.shp with the single tile_id.shp</w:t>
      </w:r>
    </w:p>
    <w:p>
      <w:pPr>
        <w:pStyle w:val="Normal"/>
        <w:numPr>
          <w:ilvl w:val="3"/>
          <w:numId w:val="18"/>
        </w:numPr>
        <w:spacing w:beforeAutospacing="1" w:after="119"/>
        <w:rPr>
          <w:color w:val="000000"/>
          <w:lang w:val="en-US"/>
        </w:rPr>
      </w:pPr>
      <w:r>
        <w:rPr>
          <w:color w:val="000000"/>
          <w:lang w:val="en-US"/>
        </w:rPr>
        <w:t>if it is empty:</w:t>
      </w:r>
    </w:p>
    <w:p>
      <w:pPr>
        <w:pStyle w:val="Normal"/>
        <w:numPr>
          <w:ilvl w:val="4"/>
          <w:numId w:val="18"/>
        </w:numPr>
        <w:spacing w:beforeAutospacing="1" w:after="119"/>
        <w:rPr>
          <w:color w:val="000000"/>
          <w:lang w:val="en-US"/>
        </w:rPr>
      </w:pPr>
      <w:r>
        <w:rPr>
          <w:color w:val="000000"/>
          <w:lang w:val="en-US"/>
        </w:rPr>
        <w:t xml:space="preserve">fill XML a Tile_ID node, with </w:t>
      </w:r>
    </w:p>
    <w:p>
      <w:pPr>
        <w:pStyle w:val="Normal"/>
        <w:numPr>
          <w:ilvl w:val="5"/>
          <w:numId w:val="18"/>
        </w:numPr>
        <w:spacing w:beforeAutospacing="1" w:after="119"/>
        <w:rPr>
          <w:color w:val="000000"/>
          <w:lang w:val="en-US"/>
        </w:rPr>
      </w:pPr>
      <w:r>
        <w:rPr>
          <w:color w:val="000000"/>
          <w:lang w:val="en-US"/>
        </w:rPr>
        <w:t>ECOAREA_ID=1</w:t>
      </w:r>
    </w:p>
    <w:p>
      <w:pPr>
        <w:pStyle w:val="Normal"/>
        <w:numPr>
          <w:ilvl w:val="5"/>
          <w:numId w:val="18"/>
        </w:numPr>
        <w:spacing w:beforeAutospacing="1" w:after="119"/>
        <w:rPr>
          <w:color w:val="000000"/>
          <w:lang w:val="en-US"/>
        </w:rPr>
      </w:pPr>
      <w:r>
        <w:rPr>
          <w:color w:val="000000"/>
          <w:lang w:val="en-US"/>
        </w:rPr>
        <w:t>learning=0</w:t>
      </w:r>
    </w:p>
    <w:p>
      <w:pPr>
        <w:pStyle w:val="Normal"/>
        <w:numPr>
          <w:ilvl w:val="3"/>
          <w:numId w:val="18"/>
        </w:numPr>
        <w:spacing w:beforeAutospacing="1" w:after="119"/>
        <w:rPr>
          <w:color w:val="000000"/>
          <w:lang w:val="en-US"/>
        </w:rPr>
      </w:pPr>
      <w:r>
        <w:rPr>
          <w:color w:val="000000"/>
          <w:lang w:val="en-US"/>
        </w:rPr>
        <w:t>else:</w:t>
      </w:r>
    </w:p>
    <w:p>
      <w:pPr>
        <w:pStyle w:val="Normal"/>
        <w:numPr>
          <w:ilvl w:val="4"/>
          <w:numId w:val="18"/>
        </w:numPr>
        <w:spacing w:beforeAutospacing="1" w:after="119"/>
        <w:rPr>
          <w:color w:val="000000"/>
          <w:lang w:val="en-US"/>
        </w:rPr>
      </w:pPr>
      <w:r>
        <w:rPr>
          <w:color w:val="000000"/>
          <w:lang w:val="en-US"/>
        </w:rPr>
        <w:t xml:space="preserve">fill XML a Tile_ID node, with </w:t>
      </w:r>
    </w:p>
    <w:p>
      <w:pPr>
        <w:pStyle w:val="Normal"/>
        <w:numPr>
          <w:ilvl w:val="5"/>
          <w:numId w:val="18"/>
        </w:numPr>
        <w:spacing w:beforeAutospacing="1" w:after="119"/>
        <w:rPr>
          <w:color w:val="000000"/>
          <w:lang w:val="en-US"/>
        </w:rPr>
      </w:pPr>
      <w:r>
        <w:rPr>
          <w:color w:val="000000"/>
          <w:lang w:val="en-US"/>
        </w:rPr>
        <w:t>ECOAREA_ID=1</w:t>
      </w:r>
    </w:p>
    <w:p>
      <w:pPr>
        <w:pStyle w:val="Normal"/>
        <w:numPr>
          <w:ilvl w:val="5"/>
          <w:numId w:val="18"/>
        </w:numPr>
        <w:spacing w:beforeAutospacing="1" w:after="119"/>
        <w:rPr>
          <w:color w:val="000000"/>
          <w:lang w:val="en-US"/>
        </w:rPr>
      </w:pPr>
      <w:r>
        <w:rPr>
          <w:color w:val="000000"/>
          <w:lang w:val="en-US"/>
        </w:rPr>
        <w:t>learning=1</w:t>
      </w:r>
    </w:p>
    <w:p>
      <w:pPr>
        <w:pStyle w:val="Normal"/>
        <w:numPr>
          <w:ilvl w:val="1"/>
          <w:numId w:val="18"/>
        </w:numPr>
        <w:spacing w:beforeAutospacing="1" w:after="119"/>
        <w:rPr>
          <w:color w:val="000000"/>
          <w:lang w:val="en-US"/>
        </w:rPr>
      </w:pPr>
      <w:r>
        <w:rPr>
          <w:color w:val="000000"/>
          <w:lang w:val="en-US"/>
        </w:rPr>
        <w:t xml:space="preserve">Crop global_learning_sample.shp with the single tile_id.shp </w:t>
      </w:r>
    </w:p>
    <w:p>
      <w:pPr>
        <w:pStyle w:val="Normal"/>
        <w:spacing w:beforeAutospacing="1" w:after="119"/>
        <w:ind w:left="1440" w:hanging="0"/>
        <w:rPr>
          <w:color w:val="000000"/>
          <w:lang w:val="en-US"/>
        </w:rPr>
      </w:pPr>
      <w:r>
        <w:rPr>
          <w:color w:val="000000"/>
          <w:lang w:val="en-US"/>
        </w:rPr>
        <w:t xml:space="preserve">The previous method </w:t>
      </w:r>
      <w:r>
        <w:rPr>
          <w:i/>
          <w:iCs/>
          <w:color w:val="000000"/>
          <w:lang w:val="en-US"/>
        </w:rPr>
        <w:t>ogr2ogr</w:t>
      </w:r>
      <w:r>
        <w:rPr>
          <w:color w:val="000000"/>
          <w:lang w:val="en-US"/>
        </w:rPr>
        <w:t xml:space="preserve"> can be used as follows:</w:t>
      </w:r>
    </w:p>
    <w:p>
      <w:pPr>
        <w:pStyle w:val="Code"/>
        <w:rPr/>
      </w:pPr>
      <w:r>
        <w:rPr/>
        <w:t xml:space="preserve">ogr2ogr </w:t>
      </w:r>
    </w:p>
    <w:p>
      <w:pPr>
        <w:pStyle w:val="Code"/>
        <w:rPr/>
      </w:pPr>
      <w:r>
        <w:rPr/>
        <w:t>-clipsrc tile_id.shp validation_sample_tileid.shp validation_sample.shp$</w:t>
      </w:r>
    </w:p>
    <w:p>
      <w:pPr>
        <w:pStyle w:val="Normal"/>
        <w:numPr>
          <w:ilvl w:val="2"/>
          <w:numId w:val="19"/>
        </w:numPr>
        <w:spacing w:beforeAutospacing="1" w:after="119"/>
        <w:rPr>
          <w:color w:val="000000"/>
          <w:lang w:val="en-US"/>
        </w:rPr>
      </w:pPr>
      <w:r>
        <w:rPr>
          <w:color w:val="000000"/>
          <w:lang w:val="en-US"/>
        </w:rPr>
        <w:t>test intersection of global_training_sample.shp with the single tile_id.shp</w:t>
      </w:r>
    </w:p>
    <w:p>
      <w:pPr>
        <w:pStyle w:val="Normal"/>
        <w:numPr>
          <w:ilvl w:val="3"/>
          <w:numId w:val="19"/>
        </w:numPr>
        <w:spacing w:beforeAutospacing="1" w:after="119"/>
        <w:rPr>
          <w:color w:val="000000"/>
          <w:lang w:val="en-US"/>
        </w:rPr>
      </w:pPr>
      <w:r>
        <w:rPr>
          <w:color w:val="000000"/>
          <w:lang w:val="en-US"/>
        </w:rPr>
        <w:t>if it is empty:</w:t>
      </w:r>
    </w:p>
    <w:p>
      <w:pPr>
        <w:pStyle w:val="Normal"/>
        <w:numPr>
          <w:ilvl w:val="4"/>
          <w:numId w:val="19"/>
        </w:numPr>
        <w:spacing w:beforeAutospacing="1" w:after="119"/>
        <w:rPr>
          <w:color w:val="000000"/>
          <w:lang w:val="en-US"/>
        </w:rPr>
      </w:pPr>
      <w:r>
        <w:rPr>
          <w:color w:val="000000"/>
          <w:lang w:val="en-US"/>
        </w:rPr>
        <w:t xml:space="preserve">fill XML a Tile_ID node, with </w:t>
      </w:r>
    </w:p>
    <w:p>
      <w:pPr>
        <w:pStyle w:val="Normal"/>
        <w:numPr>
          <w:ilvl w:val="5"/>
          <w:numId w:val="19"/>
        </w:numPr>
        <w:spacing w:beforeAutospacing="1" w:after="119"/>
        <w:rPr>
          <w:color w:val="000000"/>
          <w:lang w:val="en-US"/>
        </w:rPr>
      </w:pPr>
      <w:r>
        <w:rPr>
          <w:color w:val="000000"/>
          <w:lang w:val="en-US"/>
        </w:rPr>
        <w:t>ECOAREA_ID=1</w:t>
      </w:r>
    </w:p>
    <w:p>
      <w:pPr>
        <w:pStyle w:val="Normal"/>
        <w:numPr>
          <w:ilvl w:val="5"/>
          <w:numId w:val="19"/>
        </w:numPr>
        <w:spacing w:beforeAutospacing="1" w:after="119"/>
        <w:rPr>
          <w:color w:val="000000"/>
          <w:lang w:val="en-US"/>
        </w:rPr>
      </w:pPr>
      <w:r>
        <w:rPr>
          <w:color w:val="000000"/>
          <w:lang w:val="en-US"/>
        </w:rPr>
        <w:t>training=0</w:t>
      </w:r>
    </w:p>
    <w:p>
      <w:pPr>
        <w:pStyle w:val="Normal"/>
        <w:numPr>
          <w:ilvl w:val="3"/>
          <w:numId w:val="19"/>
        </w:numPr>
        <w:spacing w:beforeAutospacing="1" w:after="119"/>
        <w:rPr>
          <w:color w:val="000000"/>
          <w:lang w:val="en-US"/>
        </w:rPr>
      </w:pPr>
      <w:r>
        <w:rPr>
          <w:color w:val="000000"/>
          <w:lang w:val="en-US"/>
        </w:rPr>
        <w:t>else:</w:t>
      </w:r>
    </w:p>
    <w:p>
      <w:pPr>
        <w:pStyle w:val="Normal"/>
        <w:numPr>
          <w:ilvl w:val="4"/>
          <w:numId w:val="19"/>
        </w:numPr>
        <w:spacing w:beforeAutospacing="1" w:after="119"/>
        <w:rPr>
          <w:color w:val="000000"/>
          <w:lang w:val="en-US"/>
        </w:rPr>
      </w:pPr>
      <w:r>
        <w:rPr>
          <w:color w:val="000000"/>
          <w:lang w:val="en-US"/>
        </w:rPr>
        <w:t xml:space="preserve">fill XML a Tile_ID node, with </w:t>
      </w:r>
    </w:p>
    <w:p>
      <w:pPr>
        <w:pStyle w:val="Normal"/>
        <w:numPr>
          <w:ilvl w:val="5"/>
          <w:numId w:val="19"/>
        </w:numPr>
        <w:spacing w:beforeAutospacing="1" w:after="119"/>
        <w:rPr>
          <w:color w:val="000000"/>
          <w:lang w:val="en-US"/>
        </w:rPr>
      </w:pPr>
      <w:r>
        <w:rPr>
          <w:color w:val="000000"/>
          <w:lang w:val="en-US"/>
        </w:rPr>
        <w:t>ECOAREA_ID=1</w:t>
      </w:r>
    </w:p>
    <w:p>
      <w:pPr>
        <w:pStyle w:val="Normal"/>
        <w:numPr>
          <w:ilvl w:val="5"/>
          <w:numId w:val="19"/>
        </w:numPr>
        <w:spacing w:beforeAutospacing="1" w:after="119"/>
        <w:rPr>
          <w:color w:val="000000"/>
          <w:lang w:val="en-US"/>
        </w:rPr>
      </w:pPr>
      <w:r>
        <w:rPr>
          <w:color w:val="000000"/>
          <w:lang w:val="en-US"/>
        </w:rPr>
        <w:t>training=1</w:t>
      </w:r>
    </w:p>
    <w:p>
      <w:pPr>
        <w:pStyle w:val="Normal"/>
        <w:numPr>
          <w:ilvl w:val="1"/>
          <w:numId w:val="19"/>
        </w:numPr>
        <w:spacing w:beforeAutospacing="1" w:after="284"/>
        <w:rPr>
          <w:color w:val="000000"/>
          <w:lang w:val="en-US"/>
        </w:rPr>
      </w:pPr>
      <w:r>
        <w:rPr>
          <w:color w:val="000000"/>
          <w:lang w:val="en-US"/>
        </w:rPr>
        <w:t xml:space="preserve">Crop global_validation_sample.shp with the single tile_id.shp </w:t>
      </w:r>
    </w:p>
    <w:p>
      <w:pPr>
        <w:pStyle w:val="Normal"/>
        <w:numPr>
          <w:ilvl w:val="0"/>
          <w:numId w:val="19"/>
        </w:numPr>
        <w:spacing w:beforeAutospacing="1" w:after="119"/>
        <w:rPr>
          <w:color w:val="000000"/>
        </w:rPr>
      </w:pPr>
      <w:r>
        <w:rPr>
          <w:color w:val="000000"/>
        </w:rPr>
        <w:t>If an input ECOAREA.shp is provided:</w:t>
      </w:r>
    </w:p>
    <w:p>
      <w:pPr>
        <w:pStyle w:val="Normal"/>
        <w:numPr>
          <w:ilvl w:val="1"/>
          <w:numId w:val="19"/>
        </w:numPr>
        <w:spacing w:beforeAutospacing="1" w:after="119"/>
        <w:rPr>
          <w:color w:val="000000"/>
        </w:rPr>
      </w:pPr>
      <w:r>
        <w:rPr>
          <w:color w:val="000000"/>
        </w:rPr>
        <w:t>For each area in ECOAREA.shp:</w:t>
      </w:r>
    </w:p>
    <w:p>
      <w:pPr>
        <w:pStyle w:val="Normal"/>
        <w:numPr>
          <w:ilvl w:val="2"/>
          <w:numId w:val="19"/>
        </w:numPr>
        <w:spacing w:beforeAutospacing="1" w:after="119"/>
        <w:rPr>
          <w:color w:val="000000"/>
          <w:lang w:val="en-US"/>
        </w:rPr>
      </w:pPr>
      <w:r>
        <w:rPr>
          <w:color w:val="000000"/>
          <w:lang w:val="en-US"/>
        </w:rPr>
        <w:t>Create a single shapefile with the area: area_id.shp</w:t>
      </w:r>
    </w:p>
    <w:p>
      <w:pPr>
        <w:pStyle w:val="Normal"/>
        <w:numPr>
          <w:ilvl w:val="2"/>
          <w:numId w:val="19"/>
        </w:numPr>
        <w:spacing w:beforeAutospacing="1" w:after="119"/>
        <w:rPr>
          <w:color w:val="000000"/>
          <w:lang w:val="en-US"/>
        </w:rPr>
      </w:pPr>
      <w:r>
        <w:rPr>
          <w:color w:val="000000"/>
          <w:lang w:val="en-US"/>
        </w:rPr>
        <w:t>Test intersection of the training sample with the single area_id.shp</w:t>
      </w:r>
    </w:p>
    <w:p>
      <w:pPr>
        <w:pStyle w:val="Normal"/>
        <w:numPr>
          <w:ilvl w:val="3"/>
          <w:numId w:val="19"/>
        </w:numPr>
        <w:spacing w:beforeAutospacing="1" w:after="119"/>
        <w:rPr>
          <w:color w:val="000000"/>
          <w:lang w:val="en-US"/>
        </w:rPr>
      </w:pPr>
      <w:r>
        <w:rPr>
          <w:color w:val="000000"/>
          <w:lang w:val="en-US"/>
        </w:rPr>
        <w:t>if it is empty:</w:t>
      </w:r>
    </w:p>
    <w:p>
      <w:pPr>
        <w:pStyle w:val="Normal"/>
        <w:numPr>
          <w:ilvl w:val="4"/>
          <w:numId w:val="19"/>
        </w:numPr>
        <w:spacing w:beforeAutospacing="1" w:after="119"/>
        <w:rPr>
          <w:color w:val="000000"/>
          <w:lang w:val="en-US"/>
        </w:rPr>
      </w:pPr>
      <w:r>
        <w:rPr>
          <w:color w:val="000000"/>
          <w:lang w:val="en-US"/>
        </w:rPr>
        <w:t xml:space="preserve">fill XML a Tile_ID node, with </w:t>
      </w:r>
    </w:p>
    <w:p>
      <w:pPr>
        <w:pStyle w:val="Normal"/>
        <w:numPr>
          <w:ilvl w:val="5"/>
          <w:numId w:val="19"/>
        </w:numPr>
        <w:spacing w:beforeAutospacing="1" w:after="119"/>
        <w:rPr>
          <w:color w:val="000000"/>
          <w:lang w:val="en-US"/>
        </w:rPr>
      </w:pPr>
      <w:r>
        <w:rPr>
          <w:color w:val="000000"/>
          <w:lang w:val="en-US"/>
        </w:rPr>
        <w:t>ECOAREA_ID=1</w:t>
      </w:r>
    </w:p>
    <w:p>
      <w:pPr>
        <w:pStyle w:val="Normal"/>
        <w:numPr>
          <w:ilvl w:val="5"/>
          <w:numId w:val="19"/>
        </w:numPr>
        <w:spacing w:beforeAutospacing="1" w:after="119"/>
        <w:rPr>
          <w:color w:val="000000"/>
          <w:lang w:val="en-US"/>
        </w:rPr>
      </w:pPr>
      <w:r>
        <w:rPr>
          <w:color w:val="000000"/>
          <w:lang w:val="en-US"/>
        </w:rPr>
        <w:t>learning=0</w:t>
      </w:r>
    </w:p>
    <w:p>
      <w:pPr>
        <w:pStyle w:val="Normal"/>
        <w:numPr>
          <w:ilvl w:val="3"/>
          <w:numId w:val="19"/>
        </w:numPr>
        <w:spacing w:beforeAutospacing="1" w:after="119"/>
        <w:rPr>
          <w:color w:val="000000"/>
          <w:lang w:val="en-US"/>
        </w:rPr>
      </w:pPr>
      <w:r>
        <w:rPr>
          <w:color w:val="000000"/>
          <w:lang w:val="en-US"/>
        </w:rPr>
        <w:t>else:</w:t>
      </w:r>
    </w:p>
    <w:p>
      <w:pPr>
        <w:pStyle w:val="Normal"/>
        <w:numPr>
          <w:ilvl w:val="4"/>
          <w:numId w:val="19"/>
        </w:numPr>
        <w:spacing w:beforeAutospacing="1" w:after="119"/>
        <w:rPr>
          <w:color w:val="000000"/>
          <w:lang w:val="en-US"/>
        </w:rPr>
      </w:pPr>
      <w:r>
        <w:rPr>
          <w:color w:val="000000"/>
          <w:lang w:val="en-US"/>
        </w:rPr>
        <w:t xml:space="preserve">fill XML a Tile_ID node, with </w:t>
      </w:r>
    </w:p>
    <w:p>
      <w:pPr>
        <w:pStyle w:val="Normal"/>
        <w:numPr>
          <w:ilvl w:val="5"/>
          <w:numId w:val="19"/>
        </w:numPr>
        <w:spacing w:beforeAutospacing="1" w:after="119"/>
        <w:rPr>
          <w:color w:val="000000"/>
          <w:lang w:val="en-US"/>
        </w:rPr>
      </w:pPr>
      <w:r>
        <w:rPr>
          <w:color w:val="000000"/>
          <w:lang w:val="en-US"/>
        </w:rPr>
        <w:t>ECOAREA_ID=1</w:t>
      </w:r>
    </w:p>
    <w:p>
      <w:pPr>
        <w:pStyle w:val="Normal"/>
        <w:numPr>
          <w:ilvl w:val="5"/>
          <w:numId w:val="19"/>
        </w:numPr>
        <w:spacing w:beforeAutospacing="1" w:after="119"/>
        <w:rPr>
          <w:color w:val="000000"/>
          <w:lang w:val="en-US"/>
        </w:rPr>
      </w:pPr>
      <w:r>
        <w:rPr>
          <w:color w:val="000000"/>
          <w:lang w:val="en-US"/>
        </w:rPr>
        <w:t>learning=1</w:t>
      </w:r>
    </w:p>
    <w:p>
      <w:pPr>
        <w:pStyle w:val="Normal"/>
        <w:numPr>
          <w:ilvl w:val="2"/>
          <w:numId w:val="19"/>
        </w:numPr>
        <w:spacing w:beforeAutospacing="1" w:after="119"/>
        <w:rPr>
          <w:color w:val="000000"/>
          <w:lang w:val="en-US"/>
        </w:rPr>
      </w:pPr>
      <w:r>
        <w:rPr>
          <w:color w:val="000000"/>
          <w:lang w:val="en-US"/>
        </w:rPr>
        <w:t xml:space="preserve">Crop the training sample with the single area_id.shp </w:t>
      </w:r>
    </w:p>
    <w:p>
      <w:pPr>
        <w:pStyle w:val="Normal"/>
        <w:spacing w:beforeAutospacing="1" w:after="119"/>
        <w:ind w:left="1440" w:hanging="0"/>
        <w:rPr>
          <w:color w:val="000000"/>
          <w:lang w:val="en-US"/>
        </w:rPr>
      </w:pPr>
      <w:r>
        <w:rPr>
          <w:color w:val="000000"/>
          <w:lang w:val="en-US"/>
        </w:rPr>
        <w:t xml:space="preserve">The previous method </w:t>
      </w:r>
      <w:r>
        <w:rPr>
          <w:i/>
          <w:iCs/>
          <w:color w:val="000000"/>
          <w:lang w:val="en-US"/>
        </w:rPr>
        <w:t>ogr2ogr</w:t>
      </w:r>
      <w:r>
        <w:rPr>
          <w:color w:val="000000"/>
          <w:lang w:val="en-US"/>
        </w:rPr>
        <w:t xml:space="preserve"> can be used as follows:</w:t>
      </w:r>
    </w:p>
    <w:p>
      <w:pPr>
        <w:pStyle w:val="Code"/>
        <w:rPr/>
      </w:pPr>
      <w:r>
        <w:rPr/>
        <w:t xml:space="preserve">ogr2ogr </w:t>
      </w:r>
    </w:p>
    <w:p>
      <w:pPr>
        <w:pStyle w:val="Code"/>
        <w:rPr/>
      </w:pPr>
      <w:r>
        <w:rPr/>
        <w:t>-clipsrc area_id.shp validation_sample_tileid.shp validation_sample.shp</w:t>
      </w:r>
    </w:p>
    <w:p>
      <w:pPr>
        <w:pStyle w:val="Normal"/>
        <w:numPr>
          <w:ilvl w:val="2"/>
          <w:numId w:val="20"/>
        </w:numPr>
        <w:spacing w:beforeAutospacing="1" w:after="119"/>
        <w:rPr>
          <w:color w:val="000000"/>
          <w:lang w:val="en-US"/>
        </w:rPr>
      </w:pPr>
      <w:r>
        <w:rPr>
          <w:color w:val="000000"/>
          <w:lang w:val="en-US"/>
        </w:rPr>
        <w:t>Test intersection of the validation sample with the single area_id.shp</w:t>
      </w:r>
    </w:p>
    <w:p>
      <w:pPr>
        <w:pStyle w:val="Normal"/>
        <w:numPr>
          <w:ilvl w:val="3"/>
          <w:numId w:val="20"/>
        </w:numPr>
        <w:spacing w:beforeAutospacing="1" w:after="119"/>
        <w:rPr>
          <w:color w:val="000000"/>
          <w:lang w:val="en-US"/>
        </w:rPr>
      </w:pPr>
      <w:r>
        <w:rPr>
          <w:color w:val="000000"/>
          <w:lang w:val="en-US"/>
        </w:rPr>
        <w:t>if it is empty:</w:t>
      </w:r>
    </w:p>
    <w:p>
      <w:pPr>
        <w:pStyle w:val="Normal"/>
        <w:numPr>
          <w:ilvl w:val="4"/>
          <w:numId w:val="20"/>
        </w:numPr>
        <w:spacing w:beforeAutospacing="1" w:after="119"/>
        <w:rPr>
          <w:color w:val="000000"/>
          <w:lang w:val="en-US"/>
        </w:rPr>
      </w:pPr>
      <w:r>
        <w:rPr>
          <w:color w:val="000000"/>
          <w:lang w:val="en-US"/>
        </w:rPr>
        <w:t xml:space="preserve">fill XML a Tile_ID node, with </w:t>
      </w:r>
    </w:p>
    <w:p>
      <w:pPr>
        <w:pStyle w:val="Normal"/>
        <w:numPr>
          <w:ilvl w:val="5"/>
          <w:numId w:val="20"/>
        </w:numPr>
        <w:spacing w:beforeAutospacing="1" w:after="119"/>
        <w:rPr>
          <w:color w:val="000000"/>
          <w:lang w:val="en-US"/>
        </w:rPr>
      </w:pPr>
      <w:r>
        <w:rPr>
          <w:color w:val="000000"/>
          <w:lang w:val="en-US"/>
        </w:rPr>
        <w:t>ECOAREA_ID=1</w:t>
      </w:r>
    </w:p>
    <w:p>
      <w:pPr>
        <w:pStyle w:val="Normal"/>
        <w:numPr>
          <w:ilvl w:val="5"/>
          <w:numId w:val="20"/>
        </w:numPr>
        <w:spacing w:beforeAutospacing="1" w:after="119"/>
        <w:rPr>
          <w:color w:val="000000"/>
          <w:lang w:val="en-US"/>
        </w:rPr>
      </w:pPr>
      <w:r>
        <w:rPr>
          <w:color w:val="000000"/>
          <w:lang w:val="en-US"/>
        </w:rPr>
        <w:t>validation=0</w:t>
      </w:r>
    </w:p>
    <w:p>
      <w:pPr>
        <w:pStyle w:val="Normal"/>
        <w:numPr>
          <w:ilvl w:val="3"/>
          <w:numId w:val="20"/>
        </w:numPr>
        <w:spacing w:beforeAutospacing="1" w:after="119"/>
        <w:rPr>
          <w:color w:val="000000"/>
          <w:lang w:val="en-US"/>
        </w:rPr>
      </w:pPr>
      <w:r>
        <w:rPr>
          <w:color w:val="000000"/>
          <w:lang w:val="en-US"/>
        </w:rPr>
        <w:t>else:</w:t>
      </w:r>
    </w:p>
    <w:p>
      <w:pPr>
        <w:pStyle w:val="Normal"/>
        <w:numPr>
          <w:ilvl w:val="4"/>
          <w:numId w:val="20"/>
        </w:numPr>
        <w:spacing w:beforeAutospacing="1" w:after="119"/>
        <w:rPr>
          <w:color w:val="000000"/>
          <w:lang w:val="en-US"/>
        </w:rPr>
      </w:pPr>
      <w:r>
        <w:rPr>
          <w:color w:val="000000"/>
          <w:lang w:val="en-US"/>
        </w:rPr>
        <w:t xml:space="preserve">fill XML a Tile_ID node, with </w:t>
      </w:r>
    </w:p>
    <w:p>
      <w:pPr>
        <w:pStyle w:val="Normal"/>
        <w:numPr>
          <w:ilvl w:val="5"/>
          <w:numId w:val="20"/>
        </w:numPr>
        <w:spacing w:beforeAutospacing="1" w:after="119"/>
        <w:rPr>
          <w:color w:val="000000"/>
          <w:lang w:val="en-US"/>
        </w:rPr>
      </w:pPr>
      <w:r>
        <w:rPr>
          <w:color w:val="000000"/>
          <w:lang w:val="en-US"/>
        </w:rPr>
        <w:t>ECOAREA_ID=1</w:t>
      </w:r>
    </w:p>
    <w:p>
      <w:pPr>
        <w:pStyle w:val="Normal"/>
        <w:numPr>
          <w:ilvl w:val="5"/>
          <w:numId w:val="20"/>
        </w:numPr>
        <w:spacing w:beforeAutospacing="1" w:after="119"/>
        <w:rPr>
          <w:color w:val="000000"/>
          <w:lang w:val="en-US"/>
        </w:rPr>
      </w:pPr>
      <w:r>
        <w:rPr>
          <w:color w:val="000000"/>
          <w:lang w:val="en-US"/>
        </w:rPr>
        <w:t>validation=1</w:t>
      </w:r>
    </w:p>
    <w:p>
      <w:pPr>
        <w:pStyle w:val="Normal"/>
        <w:numPr>
          <w:ilvl w:val="2"/>
          <w:numId w:val="20"/>
        </w:numPr>
        <w:spacing w:beforeAutospacing="1" w:after="119"/>
        <w:rPr>
          <w:color w:val="000000"/>
          <w:lang w:val="en-US"/>
        </w:rPr>
      </w:pPr>
      <w:r>
        <w:rPr>
          <w:color w:val="000000"/>
          <w:lang w:val="en-US"/>
        </w:rPr>
        <w:t>Crop the validation sample with the single area_id.shp</w:t>
      </w:r>
    </w:p>
    <w:p>
      <w:pPr>
        <w:pStyle w:val="Heading4"/>
        <w:numPr>
          <w:ilvl w:val="3"/>
          <w:numId w:val="1"/>
        </w:numPr>
        <w:rPr>
          <w:rFonts w:cs="Arial"/>
        </w:rPr>
      </w:pPr>
      <w:bookmarkStart w:id="611" w:name="_Toc417423611"/>
      <w:r>
        <w:rPr>
          <w:rFonts w:cs="Arial"/>
        </w:rPr>
        <w:t>Dependencies</w:t>
      </w:r>
      <w:bookmarkEnd w:id="611"/>
      <w:r>
        <w:rPr>
          <w:rFonts w:cs="Arial"/>
        </w:rPr>
        <w:t xml:space="preserve"> </w:t>
      </w:r>
    </w:p>
    <w:p>
      <w:pPr>
        <w:pStyle w:val="Normal"/>
        <w:spacing w:beforeAutospacing="1" w:after="119"/>
        <w:rPr>
          <w:color w:val="000000"/>
        </w:rPr>
      </w:pPr>
      <w:r>
        <w:rPr>
          <w:color w:val="000000"/>
        </w:rPr>
        <w:t>The dependences of this module are the following:</w:t>
      </w:r>
    </w:p>
    <w:p>
      <w:pPr>
        <w:pStyle w:val="Normal"/>
        <w:numPr>
          <w:ilvl w:val="0"/>
          <w:numId w:val="21"/>
        </w:numPr>
        <w:spacing w:beforeAutospacing="1" w:after="119"/>
        <w:rPr>
          <w:color w:val="000000"/>
        </w:rPr>
      </w:pPr>
      <w:r>
        <w:rPr>
          <w:color w:val="000000"/>
        </w:rPr>
        <w:t>The Common library/package to provide capabilities to read or write L2A product (image and mask data and metadata)</w:t>
      </w:r>
    </w:p>
    <w:p>
      <w:pPr>
        <w:pStyle w:val="Normal"/>
        <w:numPr>
          <w:ilvl w:val="0"/>
          <w:numId w:val="21"/>
        </w:numPr>
        <w:spacing w:beforeAutospacing="1" w:after="198"/>
        <w:rPr>
          <w:color w:val="000000"/>
        </w:rPr>
      </w:pPr>
      <w:r>
        <w:rPr>
          <w:color w:val="000000"/>
        </w:rPr>
        <w:t>GDAL tools</w:t>
      </w:r>
    </w:p>
    <w:p>
      <w:pPr>
        <w:pStyle w:val="Normal"/>
        <w:spacing w:beforeAutospacing="1" w:after="119"/>
        <w:rPr>
          <w:color w:val="000000"/>
        </w:rPr>
      </w:pPr>
      <w:r>
        <w:rPr>
          <w:color w:val="000000"/>
        </w:rPr>
        <w:t>All these components should be initialized at the beginning of the module.</w:t>
      </w:r>
    </w:p>
    <w:p>
      <w:pPr>
        <w:pStyle w:val="Heading4"/>
        <w:numPr>
          <w:ilvl w:val="3"/>
          <w:numId w:val="1"/>
        </w:numPr>
        <w:rPr>
          <w:rFonts w:cs="Arial"/>
        </w:rPr>
      </w:pPr>
      <w:bookmarkStart w:id="612" w:name="_Toc417423612"/>
      <w:bookmarkEnd w:id="612"/>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22"/>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23"/>
        </w:numPr>
        <w:spacing w:beforeAutospacing="1" w:after="198"/>
        <w:rPr>
          <w:color w:val="000000"/>
        </w:rPr>
      </w:pPr>
      <w:r>
        <w:rPr>
          <w:color w:val="000000"/>
        </w:rPr>
        <w:t>As input:</w:t>
      </w:r>
    </w:p>
    <w:p>
      <w:pPr>
        <w:pStyle w:val="Normal"/>
        <w:numPr>
          <w:ilvl w:val="1"/>
          <w:numId w:val="23"/>
        </w:numPr>
        <w:spacing w:beforeAutospacing="1" w:after="198"/>
        <w:rPr>
          <w:color w:val="000000"/>
        </w:rPr>
      </w:pPr>
      <w:r>
        <w:rPr>
          <w:color w:val="000000"/>
        </w:rPr>
        <w:t>Reference_vector_data.shp</w:t>
      </w:r>
    </w:p>
    <w:p>
      <w:pPr>
        <w:pStyle w:val="Normal"/>
        <w:numPr>
          <w:ilvl w:val="1"/>
          <w:numId w:val="23"/>
        </w:numPr>
        <w:spacing w:beforeAutospacing="1" w:after="198"/>
        <w:rPr>
          <w:color w:val="000000"/>
        </w:rPr>
      </w:pPr>
      <w:r>
        <w:rPr>
          <w:color w:val="000000"/>
        </w:rPr>
        <w:t>S2tiles_AOI.shp</w:t>
      </w:r>
    </w:p>
    <w:p>
      <w:pPr>
        <w:pStyle w:val="Normal"/>
        <w:numPr>
          <w:ilvl w:val="1"/>
          <w:numId w:val="23"/>
        </w:numPr>
        <w:spacing w:beforeAutospacing="1" w:after="198"/>
        <w:rPr>
          <w:color w:val="000000"/>
        </w:rPr>
      </w:pPr>
      <w:r>
        <w:rPr>
          <w:color w:val="000000"/>
        </w:rPr>
        <w:t>AOI.shp</w:t>
      </w:r>
    </w:p>
    <w:p>
      <w:pPr>
        <w:pStyle w:val="Normal"/>
        <w:numPr>
          <w:ilvl w:val="1"/>
          <w:numId w:val="23"/>
        </w:numPr>
        <w:spacing w:beforeAutospacing="1" w:after="198"/>
        <w:rPr>
          <w:color w:val="000000"/>
        </w:rPr>
      </w:pPr>
      <w:r>
        <w:rPr>
          <w:color w:val="000000"/>
        </w:rPr>
        <w:t>ECO_MODE {1,2,3}</w:t>
      </w:r>
    </w:p>
    <w:p>
      <w:pPr>
        <w:pStyle w:val="Normal"/>
        <w:numPr>
          <w:ilvl w:val="1"/>
          <w:numId w:val="23"/>
        </w:numPr>
        <w:spacing w:beforeAutospacing="1" w:after="198"/>
        <w:rPr>
          <w:color w:val="000000"/>
        </w:rPr>
      </w:pPr>
      <w:r>
        <w:rPr>
          <w:color w:val="000000"/>
        </w:rPr>
        <w:t>ECO_AREA.shp (optional)</w:t>
      </w:r>
    </w:p>
    <w:p>
      <w:pPr>
        <w:pStyle w:val="Normal"/>
        <w:numPr>
          <w:ilvl w:val="0"/>
          <w:numId w:val="23"/>
        </w:numPr>
        <w:spacing w:beforeAutospacing="1" w:after="198"/>
        <w:rPr>
          <w:color w:val="000000"/>
        </w:rPr>
      </w:pPr>
      <w:r>
        <w:rPr>
          <w:color w:val="000000"/>
        </w:rPr>
        <w:t>As output, a L2A_Samples_PRD:</w:t>
      </w:r>
    </w:p>
    <w:p>
      <w:pPr>
        <w:pStyle w:val="Normal"/>
        <w:numPr>
          <w:ilvl w:val="1"/>
          <w:numId w:val="23"/>
        </w:numPr>
        <w:spacing w:beforeAutospacing="1" w:after="198"/>
        <w:rPr>
          <w:color w:val="000000"/>
        </w:rPr>
      </w:pPr>
      <w:r>
        <w:rPr>
          <w:color w:val="000000"/>
        </w:rPr>
        <w:t>A list of learning_TILEID_ECOAREA.shp</w:t>
      </w:r>
    </w:p>
    <w:p>
      <w:pPr>
        <w:pStyle w:val="Normal"/>
        <w:numPr>
          <w:ilvl w:val="1"/>
          <w:numId w:val="23"/>
        </w:numPr>
        <w:spacing w:beforeAutospacing="1" w:after="198"/>
        <w:rPr>
          <w:color w:val="000000"/>
        </w:rPr>
      </w:pPr>
      <w:r>
        <w:rPr>
          <w:color w:val="000000"/>
        </w:rPr>
        <w:t>A list of training_TILEID_ECOAREA.shp</w:t>
      </w:r>
    </w:p>
    <w:p>
      <w:pPr>
        <w:pStyle w:val="Normal"/>
        <w:numPr>
          <w:ilvl w:val="1"/>
          <w:numId w:val="23"/>
        </w:numPr>
        <w:spacing w:beforeAutospacing="1" w:after="198"/>
        <w:rPr>
          <w:color w:val="000000"/>
        </w:rPr>
      </w:pPr>
      <w:r>
        <w:rPr>
          <w:color w:val="000000"/>
        </w:rPr>
        <w:t>XML file describing all samples for all tiles_id/eco_area</w:t>
      </w:r>
    </w:p>
    <w:p>
      <w:pPr>
        <w:pStyle w:val="Normal"/>
        <w:numPr>
          <w:ilvl w:val="0"/>
          <w:numId w:val="23"/>
        </w:numPr>
        <w:spacing w:beforeAutospacing="1" w:after="198"/>
        <w:rPr>
          <w:color w:val="000000"/>
        </w:rPr>
      </w:pPr>
      <w:r>
        <w:rPr>
          <w:color w:val="000000"/>
        </w:rPr>
        <w:t>As auxiliary data</w:t>
      </w:r>
    </w:p>
    <w:p>
      <w:pPr>
        <w:pStyle w:val="Normal"/>
        <w:numPr>
          <w:ilvl w:val="1"/>
          <w:numId w:val="23"/>
        </w:numPr>
        <w:spacing w:beforeAutospacing="1" w:after="198"/>
        <w:rPr>
          <w:color w:val="000000"/>
        </w:rPr>
      </w:pPr>
      <w:r>
        <w:rPr>
          <w:color w:val="000000"/>
        </w:rPr>
        <w:t>Not applicable here</w:t>
      </w:r>
    </w:p>
    <w:p>
      <w:pPr>
        <w:pStyle w:val="Normal"/>
        <w:numPr>
          <w:ilvl w:val="0"/>
          <w:numId w:val="23"/>
        </w:numPr>
        <w:spacing w:beforeAutospacing="1" w:after="198"/>
        <w:rPr>
          <w:color w:val="000000"/>
        </w:rPr>
      </w:pPr>
      <w:r>
        <w:rPr>
          <w:color w:val="000000"/>
        </w:rPr>
        <w:t>As image processing parameters</w:t>
      </w:r>
    </w:p>
    <w:p>
      <w:pPr>
        <w:pStyle w:val="Normal"/>
        <w:numPr>
          <w:ilvl w:val="1"/>
          <w:numId w:val="23"/>
        </w:numPr>
        <w:spacing w:beforeAutospacing="1" w:after="198"/>
        <w:rPr>
          <w:color w:val="000000"/>
        </w:rPr>
      </w:pPr>
      <w:r>
        <w:rPr>
          <w:color w:val="000000"/>
        </w:rPr>
        <w:t>Sample_ratio</w:t>
      </w:r>
    </w:p>
    <w:p>
      <w:pPr>
        <w:pStyle w:val="Normal"/>
        <w:numPr>
          <w:ilvl w:val="1"/>
          <w:numId w:val="23"/>
        </w:numPr>
        <w:spacing w:beforeAutospacing="1" w:after="198"/>
        <w:rPr>
          <w:color w:val="000000"/>
        </w:rPr>
      </w:pPr>
      <w:r>
        <w:rPr>
          <w:color w:val="000000"/>
        </w:rPr>
        <w:t>Random_opt</w:t>
      </w:r>
    </w:p>
    <w:p>
      <w:pPr>
        <w:pStyle w:val="Heading4"/>
        <w:numPr>
          <w:ilvl w:val="3"/>
          <w:numId w:val="1"/>
        </w:numPr>
        <w:rPr>
          <w:rFonts w:cs="Arial"/>
        </w:rPr>
      </w:pPr>
      <w:bookmarkStart w:id="613" w:name="_Toc417423613"/>
      <w:bookmarkEnd w:id="613"/>
      <w:r>
        <w:rPr>
          <w:rFonts w:cs="Arial"/>
        </w:rPr>
        <w:t>Resources</w:t>
      </w:r>
    </w:p>
    <w:p>
      <w:pPr>
        <w:pStyle w:val="Western"/>
        <w:rPr/>
      </w:pPr>
      <w:r>
        <w:rPr/>
        <w:t xml:space="preserve">Not Applicable </w:t>
      </w:r>
    </w:p>
    <w:p>
      <w:pPr>
        <w:pStyle w:val="Heading4"/>
        <w:numPr>
          <w:ilvl w:val="3"/>
          <w:numId w:val="1"/>
        </w:numPr>
        <w:rPr>
          <w:rFonts w:cs="Arial"/>
        </w:rPr>
      </w:pPr>
      <w:bookmarkStart w:id="614" w:name="_Toc417423614"/>
      <w:r>
        <w:rPr>
          <w:rFonts w:cs="Arial"/>
        </w:rPr>
        <w:t>References</w:t>
      </w:r>
      <w:bookmarkEnd w:id="614"/>
      <w:r>
        <w:rPr>
          <w:rFonts w:cs="Arial"/>
        </w:rPr>
        <w:t xml:space="preserve"> </w:t>
      </w:r>
    </w:p>
    <w:p>
      <w:pPr>
        <w:pStyle w:val="Western"/>
        <w:rPr/>
      </w:pPr>
      <w:r>
        <w:rPr/>
        <w:t xml:space="preserve">The algorithm part of this component is described in the </w:t>
      </w:r>
      <w:r>
        <w:rPr>
          <w:lang w:val="en-GB"/>
        </w:rPr>
        <w:t>Crop Type ATBD</w:t>
      </w:r>
      <w:r>
        <w:rPr/>
        <w:t xml:space="preserve"> [</w:t>
      </w:r>
      <w:r>
        <w:rPr/>
        <w:fldChar w:fldCharType="begin"/>
      </w:r>
      <w:r>
        <w:instrText> REF _Ref417406795 \r \h </w:instrText>
      </w:r>
      <w:r>
        <w:fldChar w:fldCharType="separate"/>
      </w:r>
      <w:r>
        <w:t>RD.3</w:t>
      </w:r>
      <w:r>
        <w:fldChar w:fldCharType="end"/>
      </w:r>
      <w:r>
        <w:rPr/>
        <w:t>]</w:t>
      </w:r>
    </w:p>
    <w:p>
      <w:pPr>
        <w:pStyle w:val="Heading4"/>
        <w:numPr>
          <w:ilvl w:val="3"/>
          <w:numId w:val="1"/>
        </w:numPr>
        <w:rPr>
          <w:rFonts w:cs="Arial"/>
        </w:rPr>
      </w:pPr>
      <w:bookmarkStart w:id="615" w:name="_Toc417423615"/>
      <w:bookmarkEnd w:id="615"/>
      <w:r>
        <w:rPr>
          <w:rFonts w:cs="Arial"/>
        </w:rPr>
        <w:t>Data</w:t>
      </w:r>
    </w:p>
    <w:p>
      <w:pPr>
        <w:pStyle w:val="Western"/>
        <w:rPr>
          <w:lang w:val="en-GB"/>
        </w:rPr>
      </w:pPr>
      <w:r>
        <w:rPr>
          <w:lang w:val="en-GB"/>
        </w:rPr>
        <w:t xml:space="preserve">The internal data of this component will be stored into the working directory until the end of the module execution. </w:t>
      </w:r>
    </w:p>
    <w:p>
      <w:pPr>
        <w:pStyle w:val="Western"/>
        <w:rPr>
          <w:lang w:val="en-GB"/>
        </w:rPr>
      </w:pPr>
      <w:r>
        <w:rPr>
          <w:lang w:val="en-GB"/>
        </w:rPr>
        <w:t>The current list of internal data is the following:</w:t>
      </w:r>
    </w:p>
    <w:p>
      <w:pPr>
        <w:pStyle w:val="Western"/>
        <w:numPr>
          <w:ilvl w:val="0"/>
          <w:numId w:val="24"/>
        </w:numPr>
        <w:rPr/>
      </w:pPr>
      <w:r>
        <w:rPr/>
        <w:t>s2_tile_extact_extent.shp</w:t>
      </w:r>
    </w:p>
    <w:p>
      <w:pPr>
        <w:pStyle w:val="Western"/>
        <w:numPr>
          <w:ilvl w:val="0"/>
          <w:numId w:val="24"/>
        </w:numPr>
        <w:rPr/>
      </w:pPr>
      <w:r>
        <w:rPr/>
        <w:t>global_learning_samples.shp</w:t>
      </w:r>
    </w:p>
    <w:p>
      <w:pPr>
        <w:pStyle w:val="Western"/>
        <w:numPr>
          <w:ilvl w:val="0"/>
          <w:numId w:val="24"/>
        </w:numPr>
        <w:rPr/>
      </w:pPr>
      <w:r>
        <w:rPr/>
        <w:t>global_training_samples.shp</w:t>
      </w:r>
    </w:p>
    <w:p>
      <w:pPr>
        <w:pStyle w:val="Western"/>
        <w:numPr>
          <w:ilvl w:val="0"/>
          <w:numId w:val="24"/>
        </w:numPr>
        <w:rPr/>
      </w:pPr>
      <w:r>
        <w:rPr/>
        <w:t>validation_tileid.shp</w:t>
      </w:r>
    </w:p>
    <w:p>
      <w:pPr>
        <w:pStyle w:val="Western"/>
        <w:numPr>
          <w:ilvl w:val="0"/>
          <w:numId w:val="24"/>
        </w:numPr>
        <w:rPr/>
      </w:pPr>
      <w:r>
        <w:rPr/>
        <w:t>training_tileid.shp</w:t>
      </w:r>
    </w:p>
    <w:p>
      <w:pPr>
        <w:pStyle w:val="Heading3"/>
        <w:numPr>
          <w:ilvl w:val="2"/>
          <w:numId w:val="1"/>
        </w:numPr>
        <w:rPr/>
      </w:pPr>
      <w:bookmarkStart w:id="616" w:name="_Ref417422841"/>
      <w:bookmarkStart w:id="617" w:name="_Toc417423616"/>
      <w:bookmarkEnd w:id="616"/>
      <w:bookmarkEnd w:id="617"/>
      <w:r>
        <w:rPr/>
        <w:t>Compute temporal features module</w:t>
      </w:r>
    </w:p>
    <w:p>
      <w:pPr>
        <w:pStyle w:val="Heading4"/>
        <w:numPr>
          <w:ilvl w:val="3"/>
          <w:numId w:val="1"/>
        </w:numPr>
        <w:rPr>
          <w:rFonts w:cs="Arial"/>
        </w:rPr>
      </w:pPr>
      <w:r>
        <w:rPr/>
        <w:t xml:space="preserve"> </w:t>
      </w:r>
      <w:bookmarkStart w:id="618" w:name="_Toc417423617"/>
      <w:bookmarkEnd w:id="618"/>
      <w:r>
        <w:rPr>
          <w:rFonts w:cs="Arial"/>
        </w:rPr>
        <w:t>Type</w:t>
      </w:r>
    </w:p>
    <w:p>
      <w:pPr>
        <w:pStyle w:val="Western"/>
        <w:rPr/>
      </w:pPr>
      <w:r>
        <w:rPr/>
        <w:t>The feature extraction is a module which represents a processing step of the crop mask processor. This module is a collection of executable or internal functions.</w:t>
      </w:r>
    </w:p>
    <w:p>
      <w:pPr>
        <w:pStyle w:val="Heading4"/>
        <w:numPr>
          <w:ilvl w:val="3"/>
          <w:numId w:val="1"/>
        </w:numPr>
        <w:rPr>
          <w:rFonts w:cs="Arial"/>
        </w:rPr>
      </w:pPr>
      <w:bookmarkStart w:id="619" w:name="_Toc417423618"/>
      <w:r>
        <w:rPr>
          <w:rFonts w:cs="Arial"/>
        </w:rPr>
        <w:t>Purpose</w:t>
      </w:r>
      <w:bookmarkEnd w:id="619"/>
      <w:r>
        <w:rPr>
          <w:rFonts w:cs="Arial"/>
        </w:rPr>
        <w:t xml:space="preserve"> </w:t>
      </w:r>
    </w:p>
    <w:p>
      <w:pPr>
        <w:pStyle w:val="Western"/>
        <w:rPr/>
      </w:pPr>
      <w:r>
        <w:rPr/>
        <w:t>This module is used in the Crop Mask processor. It allows computing several temporal and statistics features.</w:t>
      </w:r>
    </w:p>
    <w:p>
      <w:pPr>
        <w:pStyle w:val="Heading4"/>
        <w:numPr>
          <w:ilvl w:val="3"/>
          <w:numId w:val="1"/>
        </w:numPr>
        <w:rPr>
          <w:rFonts w:cs="Arial"/>
        </w:rPr>
      </w:pPr>
      <w:r>
        <w:rPr/>
        <w:t xml:space="preserve"> </w:t>
      </w:r>
      <w:bookmarkStart w:id="620" w:name="_Toc417423619"/>
      <w:bookmarkEnd w:id="620"/>
      <w:r>
        <w:rPr>
          <w:rFonts w:cs="Arial"/>
        </w:rPr>
        <w:t>Function</w:t>
      </w:r>
    </w:p>
    <w:p>
      <w:pPr>
        <w:pStyle w:val="Western"/>
        <w:rPr/>
      </w:pPr>
      <w:r>
        <w:rPr>
          <w:lang w:val="en-GB"/>
        </w:rPr>
        <w:t>This module is based on the algorithm description done in the Crop Mask ATBD [</w:t>
      </w:r>
      <w:r>
        <w:rPr>
          <w:lang w:val="en-GB"/>
        </w:rPr>
        <w:fldChar w:fldCharType="begin"/>
      </w:r>
      <w:r>
        <w:instrText> REF _Ref358796925 \r \h </w:instrText>
      </w:r>
      <w:r>
        <w:fldChar w:fldCharType="separate"/>
      </w:r>
      <w:r>
        <w:t>RD.4</w:t>
      </w:r>
      <w:r>
        <w:fldChar w:fldCharType="end"/>
      </w:r>
      <w:r>
        <w:rPr>
          <w:lang w:val="en-GB"/>
        </w:rPr>
        <w:t xml:space="preserve">]. In </w:t>
      </w:r>
      <w:r>
        <w:rPr>
          <w:lang w:val="en-GB"/>
        </w:rPr>
        <w:fldChar w:fldCharType="begin"/>
      </w:r>
      <w:r>
        <w:instrText> REF _Ref417376347 \h </w:instrText>
      </w:r>
      <w:r>
        <w:fldChar w:fldCharType="separate"/>
      </w:r>
      <w:r>
        <w:t>Figure  4 -30</w:t>
      </w:r>
      <w:r>
        <w:fldChar w:fldCharType="end"/>
      </w:r>
      <w:r>
        <w:rPr>
          <w:lang w:val="en-GB"/>
        </w:rPr>
        <w:t>, we present a global diagram of the different main steps of the module. The different sub-components describes in the following section.</w:t>
      </w:r>
    </w:p>
    <w:p>
      <w:pPr>
        <w:pStyle w:val="Western"/>
        <w:spacing w:before="0" w:after="240"/>
        <w:rPr>
          <w:lang w:val="en-GB"/>
        </w:rPr>
      </w:pPr>
      <w:r>
        <w:rPr/>
        <w:drawing>
          <wp:inline distT="0" distB="0" distL="0" distR="0">
            <wp:extent cx="5972810" cy="1236345"/>
            <wp:effectExtent l="0" t="0" r="0" b="0"/>
            <wp:docPr id="33"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6" descr=""/>
                    <pic:cNvPicPr>
                      <a:picLocks noChangeAspect="1" noChangeArrowheads="1"/>
                    </pic:cNvPicPr>
                  </pic:nvPicPr>
                  <pic:blipFill>
                    <a:blip r:embed="rId41"/>
                    <a:stretch>
                      <a:fillRect/>
                    </a:stretch>
                  </pic:blipFill>
                  <pic:spPr bwMode="auto">
                    <a:xfrm>
                      <a:off x="0" y="0"/>
                      <a:ext cx="5972810" cy="1236345"/>
                    </a:xfrm>
                    <a:prstGeom prst="rect">
                      <a:avLst/>
                    </a:prstGeom>
                    <a:noFill/>
                    <a:ln w="9525">
                      <a:noFill/>
                      <a:miter lim="800000"/>
                      <a:headEnd/>
                      <a:tailEnd/>
                    </a:ln>
                  </pic:spPr>
                </pic:pic>
              </a:graphicData>
            </a:graphic>
          </wp:inline>
        </w:drawing>
      </w:r>
    </w:p>
    <w:p>
      <w:pPr>
        <w:pStyle w:val="Caption1"/>
        <w:rPr/>
      </w:pPr>
      <w:bookmarkStart w:id="621" w:name="_Toc417422287"/>
      <w:bookmarkStart w:id="622" w:name="_Ref417374656"/>
      <w:bookmarkStart w:id="623" w:name="_Ref417376347"/>
      <w:r>
        <w:rPr>
          <w:lang w:val="en-GB"/>
        </w:rPr>
        <w:t xml:space="preserve">Figure </w:t>
      </w:r>
      <w:r>
        <w:fldChar w:fldCharType="begin"/>
      </w:r>
      <w:r>
        <w:instrText>STYLEREF 1 \s</w:instrText>
      </w:r>
      <w:r>
        <w:fldChar w:fldCharType="separate"/>
      </w:r>
      <w:bookmarkStart w:id="624" w:name="__Fieldmark__8997_51071921"/>
      <w:r>
        <w:rPr>
          <w:lang w:val="en-GB"/>
        </w:rPr>
        <w:t>4</w:t>
      </w:r>
      <w:bookmarkStart w:id="625" w:name="__Fieldmark__9487_714155160"/>
      <w:r>
        <w:rPr>
          <w:lang w:val="en-GB"/>
        </w:rPr>
      </w:r>
      <w:r>
        <w:fldChar w:fldCharType="end"/>
      </w:r>
      <w:bookmarkEnd w:id="624"/>
      <w:bookmarkEnd w:id="625"/>
      <w:r>
        <w:rPr>
          <w:lang w:val="en-GB"/>
        </w:rPr>
        <w:noBreakHyphen/>
      </w:r>
      <w:r>
        <w:rPr>
          <w:lang w:val="en-GB"/>
        </w:rPr>
        <w:fldChar w:fldCharType="begin"/>
      </w:r>
      <w:r>
        <w:instrText> SEQ Figure \* ARABIC </w:instrText>
      </w:r>
      <w:r>
        <w:fldChar w:fldCharType="separate"/>
      </w:r>
      <w:r>
        <w:t>30</w:t>
      </w:r>
      <w:r>
        <w:fldChar w:fldCharType="end"/>
      </w:r>
      <w:bookmarkEnd w:id="621"/>
      <w:bookmarkEnd w:id="622"/>
      <w:bookmarkEnd w:id="623"/>
      <w:r>
        <w:rPr>
          <w:lang w:val="en-GB"/>
        </w:rPr>
        <w:t> : Temporal Feature Extraction Functional Diagram</w:t>
      </w:r>
    </w:p>
    <w:p>
      <w:pPr>
        <w:pStyle w:val="Heading4"/>
        <w:numPr>
          <w:ilvl w:val="3"/>
          <w:numId w:val="1"/>
        </w:numPr>
        <w:rPr>
          <w:rFonts w:cs="Arial"/>
        </w:rPr>
      </w:pPr>
      <w:bookmarkStart w:id="626" w:name="_Toc417423620"/>
      <w:r>
        <w:rPr>
          <w:rFonts w:cs="Arial"/>
        </w:rPr>
        <w:t>Subordinates</w:t>
      </w:r>
      <w:bookmarkEnd w:id="626"/>
      <w:r>
        <w:rPr>
          <w:rFonts w:cs="Arial"/>
        </w:rPr>
        <w:t xml:space="preserve"> </w:t>
      </w:r>
    </w:p>
    <w:p>
      <w:pPr>
        <w:pStyle w:val="Western"/>
        <w:rPr/>
      </w:pPr>
      <w:r>
        <w:rPr>
          <w:lang w:val="en-GB"/>
        </w:rPr>
        <w:t xml:space="preserve">Based on </w:t>
      </w:r>
      <w:r>
        <w:rPr>
          <w:lang w:val="en-GB"/>
        </w:rPr>
        <w:fldChar w:fldCharType="begin"/>
      </w:r>
      <w:r>
        <w:instrText> REF _Ref417374656 \h </w:instrText>
      </w:r>
      <w:r>
        <w:fldChar w:fldCharType="separate"/>
      </w:r>
      <w:r>
        <w:t>Figure  4 -30</w:t>
      </w:r>
      <w:r>
        <w:fldChar w:fldCharType="end"/>
      </w:r>
      <w:r>
        <w:rPr>
          <w:lang w:val="en-GB"/>
        </w:rPr>
        <w:t>, the list of sub-components is the following:</w:t>
      </w:r>
    </w:p>
    <w:p>
      <w:pPr>
        <w:pStyle w:val="Normal"/>
        <w:numPr>
          <w:ilvl w:val="0"/>
          <w:numId w:val="76"/>
        </w:numPr>
        <w:spacing w:beforeAutospacing="1" w:after="198"/>
        <w:rPr>
          <w:color w:val="000000"/>
        </w:rPr>
      </w:pPr>
      <w:r>
        <w:rPr>
          <w:color w:val="000000"/>
        </w:rPr>
        <w:t>Extract NDVI: this sub-component is described below</w:t>
      </w:r>
    </w:p>
    <w:p>
      <w:pPr>
        <w:pStyle w:val="Normal"/>
        <w:numPr>
          <w:ilvl w:val="0"/>
          <w:numId w:val="76"/>
        </w:numPr>
        <w:spacing w:beforeAutospacing="1" w:after="198"/>
        <w:rPr/>
      </w:pPr>
      <w:r>
        <w:rPr>
          <w:color w:val="000000"/>
        </w:rPr>
        <w:t>Temporal feature: this sub-component is described in [</w:t>
      </w:r>
      <w:r>
        <w:rPr>
          <w:color w:val="000000"/>
        </w:rPr>
        <w:fldChar w:fldCharType="begin"/>
      </w:r>
      <w:r>
        <w:instrText> REF _Ref358796925 \r \h </w:instrText>
      </w:r>
      <w:r>
        <w:fldChar w:fldCharType="separate"/>
      </w:r>
      <w:r>
        <w:t>RD.4</w:t>
      </w:r>
      <w:r>
        <w:fldChar w:fldCharType="end"/>
      </w:r>
      <w:r>
        <w:rPr>
          <w:color w:val="000000"/>
        </w:rPr>
        <w:t xml:space="preserve"> section 3.2.1]</w:t>
      </w:r>
    </w:p>
    <w:p>
      <w:pPr>
        <w:pStyle w:val="Normal"/>
        <w:numPr>
          <w:ilvl w:val="0"/>
          <w:numId w:val="76"/>
        </w:numPr>
        <w:spacing w:beforeAutospacing="1" w:after="198"/>
        <w:rPr/>
      </w:pPr>
      <w:r>
        <w:rPr>
          <w:color w:val="000000"/>
        </w:rPr>
        <w:t>Statistic feature: this sub-component is described in [</w:t>
      </w:r>
      <w:r>
        <w:rPr>
          <w:color w:val="000000"/>
        </w:rPr>
        <w:fldChar w:fldCharType="begin"/>
      </w:r>
      <w:r>
        <w:instrText> REF _Ref358796925 \r \h </w:instrText>
      </w:r>
      <w:r>
        <w:fldChar w:fldCharType="separate"/>
      </w:r>
      <w:r>
        <w:t>RD.4</w:t>
      </w:r>
      <w:r>
        <w:fldChar w:fldCharType="end"/>
      </w:r>
      <w:r>
        <w:rPr>
          <w:color w:val="000000"/>
        </w:rPr>
        <w:t xml:space="preserve"> section 3.2.2]</w:t>
      </w:r>
    </w:p>
    <w:p>
      <w:pPr>
        <w:pStyle w:val="Normal"/>
        <w:numPr>
          <w:ilvl w:val="0"/>
          <w:numId w:val="76"/>
        </w:numPr>
        <w:spacing w:beforeAutospacing="1" w:after="198"/>
        <w:rPr>
          <w:color w:val="000000"/>
        </w:rPr>
      </w:pPr>
      <w:r>
        <w:rPr>
          <w:color w:val="000000"/>
        </w:rPr>
        <w:t>Concatenate: this sub-component is described in below.</w:t>
      </w:r>
    </w:p>
    <w:p>
      <w:pPr>
        <w:pStyle w:val="Normal"/>
        <w:numPr>
          <w:ilvl w:val="0"/>
          <w:numId w:val="76"/>
        </w:numPr>
        <w:spacing w:beforeAutospacing="1" w:after="198"/>
        <w:rPr>
          <w:color w:val="000000"/>
        </w:rPr>
      </w:pPr>
      <w:r>
        <w:rPr>
          <w:color w:val="000000"/>
        </w:rPr>
        <w:t>Fill XML</w:t>
      </w:r>
    </w:p>
    <w:p>
      <w:pPr>
        <w:pStyle w:val="Heading5"/>
        <w:numPr>
          <w:ilvl w:val="4"/>
          <w:numId w:val="1"/>
        </w:numPr>
        <w:rPr/>
      </w:pPr>
      <w:r>
        <w:rPr/>
        <w:t>Extract feature component</w:t>
      </w:r>
    </w:p>
    <w:p>
      <w:pPr>
        <w:pStyle w:val="Western"/>
        <w:rPr>
          <w:lang w:val="en-GB"/>
        </w:rPr>
      </w:pPr>
      <w:r>
        <w:rPr>
          <w:lang w:val="en-GB"/>
        </w:rPr>
        <w:t xml:space="preserve">As a L2A_TS_FE_PRD contains a concatenation of all requested indices, it does not contain exclusively NDVI, NDWI nor brightness indices. L2A_TS_FE_PRD has a descriptive XML file. </w:t>
      </w:r>
    </w:p>
    <w:p>
      <w:pPr>
        <w:pStyle w:val="Western"/>
        <w:numPr>
          <w:ilvl w:val="0"/>
          <w:numId w:val="77"/>
        </w:numPr>
        <w:rPr>
          <w:lang w:val="en-GB"/>
        </w:rPr>
      </w:pPr>
      <w:r>
        <w:rPr>
          <w:lang w:val="en-GB"/>
        </w:rPr>
        <w:t>For each feature in list of indices:</w:t>
      </w:r>
    </w:p>
    <w:p>
      <w:pPr>
        <w:pStyle w:val="Western"/>
        <w:numPr>
          <w:ilvl w:val="1"/>
          <w:numId w:val="78"/>
        </w:numPr>
        <w:rPr>
          <w:lang w:val="en-GB"/>
        </w:rPr>
      </w:pPr>
      <w:r>
        <w:rPr>
          <w:lang w:val="en-GB"/>
        </w:rPr>
        <w:t>Read the list of indices and the number of indices and the number of dates from the XML file</w:t>
      </w:r>
    </w:p>
    <w:p>
      <w:pPr>
        <w:pStyle w:val="Western"/>
        <w:numPr>
          <w:ilvl w:val="1"/>
          <w:numId w:val="78"/>
        </w:numPr>
        <w:rPr>
          <w:lang w:val="en-GB"/>
        </w:rPr>
      </w:pPr>
      <w:r>
        <w:rPr>
          <w:lang w:val="en-GB"/>
        </w:rPr>
        <w:t>Let X, the feature in the list of indices, Y the number of indices and Z the number of dates:</w:t>
      </w:r>
    </w:p>
    <w:p>
      <w:pPr>
        <w:pStyle w:val="Western"/>
        <w:numPr>
          <w:ilvl w:val="2"/>
          <w:numId w:val="78"/>
        </w:numPr>
        <w:rPr>
          <w:lang w:val="en-GB"/>
        </w:rPr>
      </w:pPr>
      <w:r>
        <w:rPr>
          <w:lang w:val="en-GB"/>
        </w:rPr>
        <w:t>Get all bands corresponding to : X+mY for m in [0, Z] from data in L2A_TS_FE_PRD</w:t>
      </w:r>
    </w:p>
    <w:p>
      <w:pPr>
        <w:pStyle w:val="Heading5"/>
        <w:numPr>
          <w:ilvl w:val="4"/>
          <w:numId w:val="1"/>
        </w:numPr>
        <w:rPr/>
      </w:pPr>
      <w:r>
        <w:rPr/>
        <w:t>Concatenate images</w:t>
      </w:r>
    </w:p>
    <w:p>
      <w:pPr>
        <w:pStyle w:val="Western"/>
        <w:rPr>
          <w:lang w:val="en-GB"/>
        </w:rPr>
      </w:pPr>
      <w:r>
        <w:rPr/>
        <w:t xml:space="preserve">This sub-component uses the OTB application </w:t>
      </w:r>
      <w:r>
        <w:rPr>
          <w:i/>
          <w:iCs/>
        </w:rPr>
        <w:t>ConcatenateImages</w:t>
      </w:r>
      <w:r>
        <w:rPr/>
        <w:t>.</w:t>
      </w:r>
    </w:p>
    <w:p>
      <w:pPr>
        <w:pStyle w:val="HTMLPreformatted"/>
        <w:spacing w:before="0" w:after="284"/>
        <w:rPr>
          <w:rFonts w:ascii="DejaVu Sans Mono" w:hAnsi="DejaVu Sans Mono" w:cs="DejaVu Sans Mono"/>
          <w:lang w:val="en-GB"/>
        </w:rPr>
      </w:pPr>
      <w:r>
        <w:rPr>
          <w:rFonts w:cs="DejaVu Sans Mono" w:ascii="DejaVu Sans Mono" w:hAnsi="DejaVu Sans Mono"/>
          <w:lang w:val="en-GB"/>
        </w:rPr>
        <w:t>otbcli_ConcatenateImages -il temporal_feature.tif statistic_feaure.tif -out feature.tif.</w:t>
      </w:r>
    </w:p>
    <w:p>
      <w:pPr>
        <w:pStyle w:val="Western"/>
        <w:rPr/>
      </w:pPr>
      <w:r>
        <w:rPr/>
        <w:t xml:space="preserve">See </w:t>
      </w:r>
      <w:r>
        <w:rPr/>
        <w:fldChar w:fldCharType="begin"/>
      </w:r>
      <w:r>
        <w:instrText> REF _Ref417404553 \r \h </w:instrText>
      </w:r>
      <w:r>
        <w:fldChar w:fldCharType="separate"/>
      </w:r>
      <w:r>
        <w:t>RD.5</w:t>
      </w:r>
      <w:r>
        <w:fldChar w:fldCharType="end"/>
      </w:r>
      <w:r>
        <w:rPr/>
        <w:t xml:space="preserve"> for more information.</w:t>
      </w:r>
    </w:p>
    <w:p>
      <w:pPr>
        <w:pStyle w:val="Heading5"/>
        <w:numPr>
          <w:ilvl w:val="4"/>
          <w:numId w:val="1"/>
        </w:numPr>
        <w:rPr/>
      </w:pPr>
      <w:r>
        <w:rPr/>
        <w:t>Fill XML file</w:t>
      </w:r>
    </w:p>
    <w:p>
      <w:pPr>
        <w:pStyle w:val="Western"/>
        <w:rPr/>
      </w:pPr>
      <w:r>
        <w:rPr/>
        <w:t>This file has to described the output L2_TS_TFE_PRD:</w:t>
      </w:r>
    </w:p>
    <w:p>
      <w:pPr>
        <w:pStyle w:val="Western"/>
        <w:numPr>
          <w:ilvl w:val="0"/>
          <w:numId w:val="79"/>
        </w:numPr>
        <w:rPr/>
      </w:pPr>
      <w:r>
        <w:rPr/>
        <w:t>Number of dates: length of the L2A_TS_TFE_PRD</w:t>
      </w:r>
    </w:p>
    <w:p>
      <w:pPr>
        <w:pStyle w:val="Western"/>
        <w:numPr>
          <w:ilvl w:val="0"/>
          <w:numId w:val="79"/>
        </w:numPr>
        <w:rPr/>
      </w:pPr>
      <w:r>
        <w:rPr/>
        <w:t>Description of output bands</w:t>
      </w:r>
    </w:p>
    <w:p>
      <w:pPr>
        <w:pStyle w:val="Heading4"/>
        <w:numPr>
          <w:ilvl w:val="3"/>
          <w:numId w:val="1"/>
        </w:numPr>
        <w:rPr>
          <w:rFonts w:cs="Arial"/>
        </w:rPr>
      </w:pPr>
      <w:bookmarkStart w:id="627" w:name="_Toc417423621"/>
      <w:bookmarkStart w:id="628" w:name="_Toc417422113"/>
      <w:bookmarkStart w:id="629" w:name="_Toc417422115"/>
      <w:bookmarkStart w:id="630" w:name="_Toc417422116"/>
      <w:bookmarkStart w:id="631" w:name="_Toc417422118"/>
      <w:bookmarkStart w:id="632" w:name="_Toc417422121"/>
      <w:bookmarkStart w:id="633" w:name="_Toc417422123"/>
      <w:bookmarkStart w:id="634" w:name="_Toc417422125"/>
      <w:bookmarkStart w:id="635" w:name="_Toc417422126"/>
      <w:bookmarkStart w:id="636" w:name="_Toc417422127"/>
      <w:bookmarkStart w:id="637" w:name="_Toc417422128"/>
      <w:bookmarkStart w:id="638" w:name="_Toc417422131"/>
      <w:bookmarkEnd w:id="627"/>
      <w:bookmarkEnd w:id="628"/>
      <w:bookmarkEnd w:id="629"/>
      <w:bookmarkEnd w:id="630"/>
      <w:bookmarkEnd w:id="631"/>
      <w:bookmarkEnd w:id="632"/>
      <w:bookmarkEnd w:id="633"/>
      <w:bookmarkEnd w:id="634"/>
      <w:bookmarkEnd w:id="635"/>
      <w:bookmarkEnd w:id="636"/>
      <w:bookmarkEnd w:id="637"/>
      <w:bookmarkEnd w:id="638"/>
      <w:r>
        <w:rPr>
          <w:rFonts w:cs="Arial"/>
        </w:rPr>
        <w:t>Dependencies</w:t>
      </w:r>
    </w:p>
    <w:p>
      <w:pPr>
        <w:pStyle w:val="Normal"/>
        <w:spacing w:beforeAutospacing="1" w:after="119"/>
        <w:rPr>
          <w:color w:val="000000"/>
        </w:rPr>
      </w:pPr>
      <w:r>
        <w:rPr>
          <w:color w:val="000000"/>
        </w:rPr>
        <w:t>The dependence of this module is the following:</w:t>
      </w:r>
    </w:p>
    <w:p>
      <w:pPr>
        <w:pStyle w:val="Normal"/>
        <w:numPr>
          <w:ilvl w:val="0"/>
          <w:numId w:val="25"/>
        </w:numPr>
        <w:spacing w:beforeAutospacing="1" w:after="198"/>
        <w:rPr>
          <w:color w:val="000000"/>
        </w:rPr>
      </w:pPr>
      <w:r>
        <w:rPr>
          <w:color w:val="000000"/>
        </w:rPr>
        <w:t xml:space="preserve">Common library/package to provide capabilities to read, copy, update a product and simple mathematical operation. </w:t>
      </w:r>
    </w:p>
    <w:p>
      <w:pPr>
        <w:pStyle w:val="Normal"/>
        <w:numPr>
          <w:ilvl w:val="0"/>
          <w:numId w:val="25"/>
        </w:numPr>
        <w:spacing w:beforeAutospacing="1" w:after="198"/>
        <w:rPr>
          <w:color w:val="000000"/>
        </w:rPr>
      </w:pPr>
      <w:r>
        <w:rPr>
          <w:color w:val="000000"/>
        </w:rPr>
        <w:t>OTB application package</w:t>
      </w:r>
    </w:p>
    <w:p>
      <w:pPr>
        <w:pStyle w:val="Normal"/>
        <w:rPr/>
      </w:pPr>
      <w:r>
        <w:rPr/>
        <w:t>This component should be initialized at the beginning of the module.</w:t>
      </w:r>
    </w:p>
    <w:p>
      <w:pPr>
        <w:pStyle w:val="Heading4"/>
        <w:numPr>
          <w:ilvl w:val="3"/>
          <w:numId w:val="1"/>
        </w:numPr>
        <w:rPr>
          <w:rFonts w:cs="Arial"/>
        </w:rPr>
      </w:pPr>
      <w:bookmarkStart w:id="639" w:name="_Toc417423622"/>
      <w:bookmarkEnd w:id="639"/>
      <w:r>
        <w:rPr>
          <w:rFonts w:cs="Arial"/>
        </w:rPr>
        <w:t>Interfaces</w:t>
      </w:r>
    </w:p>
    <w:p>
      <w:pPr>
        <w:pStyle w:val="Normal"/>
        <w:rPr/>
      </w:pPr>
      <w:r>
        <w:rPr/>
        <w:t>The main interfaces in term of control flow are:</w:t>
      </w:r>
    </w:p>
    <w:p>
      <w:pPr>
        <w:pStyle w:val="NormalWeb"/>
        <w:numPr>
          <w:ilvl w:val="0"/>
          <w:numId w:val="80"/>
        </w:numPr>
        <w:spacing w:before="0" w:afterAutospacing="0" w:after="198"/>
        <w:rPr>
          <w:lang w:val="en-GB"/>
        </w:rPr>
      </w:pPr>
      <w:r>
        <w:rPr>
          <w:lang w:val="en-GB"/>
        </w:rPr>
        <w:t xml:space="preserve">The job order which indicates the main information about the processing input and output data, the location of log files and the location of the working directory. </w:t>
      </w:r>
    </w:p>
    <w:p>
      <w:pPr>
        <w:pStyle w:val="Normal"/>
        <w:rPr/>
      </w:pPr>
      <w:r>
        <w:rPr/>
        <w:t>The main interfaces in term of data flow of its module are:</w:t>
      </w:r>
    </w:p>
    <w:p>
      <w:pPr>
        <w:pStyle w:val="NormalWeb"/>
        <w:numPr>
          <w:ilvl w:val="0"/>
          <w:numId w:val="81"/>
        </w:numPr>
        <w:spacing w:before="0" w:afterAutospacing="0" w:after="198"/>
        <w:rPr>
          <w:lang w:val="en-GB"/>
        </w:rPr>
      </w:pPr>
      <w:r>
        <w:rPr>
          <w:lang w:val="en-GB"/>
        </w:rPr>
        <w:t>As input, a L2A_TS_FE_PRD</w:t>
      </w:r>
    </w:p>
    <w:p>
      <w:pPr>
        <w:pStyle w:val="NormalWeb"/>
        <w:numPr>
          <w:ilvl w:val="1"/>
          <w:numId w:val="81"/>
        </w:numPr>
        <w:spacing w:before="0" w:afterAutospacing="0" w:after="198"/>
        <w:rPr>
          <w:lang w:val="en-GB"/>
        </w:rPr>
      </w:pPr>
      <w:r>
        <w:rPr>
          <w:lang w:val="en-GB"/>
        </w:rPr>
        <w:t>A data containing X bands, X = nb_indice*nb_dates</w:t>
      </w:r>
    </w:p>
    <w:p>
      <w:pPr>
        <w:pStyle w:val="NormalWeb"/>
        <w:numPr>
          <w:ilvl w:val="1"/>
          <w:numId w:val="81"/>
        </w:numPr>
        <w:spacing w:before="0" w:afterAutospacing="0" w:after="198"/>
        <w:rPr>
          <w:lang w:val="en-GB"/>
        </w:rPr>
      </w:pPr>
      <w:r>
        <w:rPr>
          <w:lang w:val="en-GB"/>
        </w:rPr>
        <w:t>A XML file describing the previous data file</w:t>
      </w:r>
    </w:p>
    <w:p>
      <w:pPr>
        <w:pStyle w:val="NormalWeb"/>
        <w:numPr>
          <w:ilvl w:val="0"/>
          <w:numId w:val="81"/>
        </w:numPr>
        <w:spacing w:before="0" w:afterAutospacing="0" w:after="198"/>
        <w:rPr>
          <w:lang w:val="en-GB"/>
        </w:rPr>
      </w:pPr>
      <w:r>
        <w:rPr>
          <w:lang w:val="en-GB"/>
        </w:rPr>
        <w:t>As output, a L2A_TS_TFE_PRD</w:t>
      </w:r>
    </w:p>
    <w:p>
      <w:pPr>
        <w:pStyle w:val="NormalWeb"/>
        <w:numPr>
          <w:ilvl w:val="1"/>
          <w:numId w:val="81"/>
        </w:numPr>
        <w:spacing w:before="0" w:afterAutospacing="0" w:after="198"/>
        <w:rPr>
          <w:lang w:val="en-GB"/>
        </w:rPr>
      </w:pPr>
      <w:r>
        <w:rPr>
          <w:lang w:val="en-GB"/>
        </w:rPr>
        <w:t>A data containing 27 bands</w:t>
      </w:r>
    </w:p>
    <w:p>
      <w:pPr>
        <w:pStyle w:val="NormalWeb"/>
        <w:numPr>
          <w:ilvl w:val="1"/>
          <w:numId w:val="81"/>
        </w:numPr>
        <w:spacing w:before="0" w:afterAutospacing="0" w:after="198"/>
        <w:rPr>
          <w:lang w:val="en-GB"/>
        </w:rPr>
      </w:pPr>
      <w:r>
        <w:rPr>
          <w:lang w:val="en-GB"/>
        </w:rPr>
        <w:t>A XML file describing the previous data file</w:t>
      </w:r>
    </w:p>
    <w:p>
      <w:pPr>
        <w:pStyle w:val="NormalWeb"/>
        <w:numPr>
          <w:ilvl w:val="0"/>
          <w:numId w:val="81"/>
        </w:numPr>
        <w:spacing w:before="0" w:afterAutospacing="0" w:after="198"/>
        <w:rPr>
          <w:lang w:val="en-GB"/>
        </w:rPr>
      </w:pPr>
      <w:r>
        <w:rPr>
          <w:lang w:val="en-GB"/>
        </w:rPr>
        <w:t>As auxiliary data</w:t>
      </w:r>
    </w:p>
    <w:p>
      <w:pPr>
        <w:pStyle w:val="NormalWeb"/>
        <w:numPr>
          <w:ilvl w:val="1"/>
          <w:numId w:val="81"/>
        </w:numPr>
        <w:spacing w:before="0" w:afterAutospacing="0" w:after="198"/>
        <w:rPr>
          <w:lang w:val="en-GB"/>
        </w:rPr>
      </w:pPr>
      <w:r>
        <w:rPr>
          <w:lang w:val="en-GB"/>
        </w:rPr>
        <w:t>Not applicable here</w:t>
      </w:r>
    </w:p>
    <w:p>
      <w:pPr>
        <w:pStyle w:val="NormalWeb"/>
        <w:numPr>
          <w:ilvl w:val="0"/>
          <w:numId w:val="81"/>
        </w:numPr>
        <w:spacing w:before="0" w:afterAutospacing="0" w:after="198"/>
        <w:rPr>
          <w:lang w:val="en-GB"/>
        </w:rPr>
      </w:pPr>
      <w:r>
        <w:rPr>
          <w:lang w:val="en-GB"/>
        </w:rPr>
        <w:t>As image processing parameters</w:t>
      </w:r>
    </w:p>
    <w:p>
      <w:pPr>
        <w:pStyle w:val="NormalWeb"/>
        <w:numPr>
          <w:ilvl w:val="1"/>
          <w:numId w:val="81"/>
        </w:numPr>
        <w:spacing w:before="0" w:afterAutospacing="0" w:after="198"/>
        <w:rPr>
          <w:lang w:val="en-GB"/>
        </w:rPr>
      </w:pPr>
      <w:r>
        <w:rPr>
          <w:lang w:val="en-GB"/>
        </w:rPr>
        <w:t>Not applicable here</w:t>
      </w:r>
    </w:p>
    <w:p>
      <w:pPr>
        <w:pStyle w:val="Heading4"/>
        <w:numPr>
          <w:ilvl w:val="3"/>
          <w:numId w:val="1"/>
        </w:numPr>
        <w:rPr>
          <w:rFonts w:cs="Arial"/>
        </w:rPr>
      </w:pPr>
      <w:r>
        <w:rPr>
          <w:color w:val="000000"/>
        </w:rPr>
        <w:t xml:space="preserve"> </w:t>
      </w:r>
      <w:bookmarkStart w:id="640" w:name="_Toc417423623"/>
      <w:bookmarkStart w:id="641" w:name="_Toc417422138"/>
      <w:bookmarkEnd w:id="640"/>
      <w:bookmarkEnd w:id="641"/>
      <w:r>
        <w:rPr>
          <w:rFonts w:cs="Arial"/>
        </w:rPr>
        <w:t>Resources</w:t>
      </w:r>
    </w:p>
    <w:p>
      <w:pPr>
        <w:pStyle w:val="Normal"/>
        <w:rPr/>
      </w:pPr>
      <w:r>
        <w:rPr/>
        <w:t xml:space="preserve">Not Applicable </w:t>
      </w:r>
    </w:p>
    <w:p>
      <w:pPr>
        <w:pStyle w:val="Heading4"/>
        <w:numPr>
          <w:ilvl w:val="3"/>
          <w:numId w:val="1"/>
        </w:numPr>
        <w:rPr>
          <w:rFonts w:cs="Arial"/>
        </w:rPr>
      </w:pPr>
      <w:bookmarkStart w:id="642" w:name="_Toc417423624"/>
      <w:r>
        <w:rPr>
          <w:rFonts w:cs="Arial"/>
        </w:rPr>
        <w:t>References</w:t>
      </w:r>
      <w:bookmarkEnd w:id="642"/>
      <w:r>
        <w:rPr>
          <w:rFonts w:cs="Arial"/>
        </w:rPr>
        <w:t xml:space="preserve"> </w:t>
      </w:r>
    </w:p>
    <w:p>
      <w:pPr>
        <w:pStyle w:val="Normal"/>
        <w:rPr/>
      </w:pPr>
      <w:r>
        <w:rPr/>
        <w:t>The algorithm part of this component is described in the Crop Mask ATBD [</w:t>
      </w:r>
      <w:r>
        <w:rPr/>
        <w:fldChar w:fldCharType="begin"/>
      </w:r>
      <w:r>
        <w:instrText> REF _Ref358796925 \r \h </w:instrText>
      </w:r>
      <w:r>
        <w:fldChar w:fldCharType="separate"/>
      </w:r>
      <w:r>
        <w:t>RD.4</w:t>
      </w:r>
      <w:r>
        <w:fldChar w:fldCharType="end"/>
      </w:r>
      <w:r>
        <w:rPr/>
        <w:t>]</w:t>
      </w:r>
    </w:p>
    <w:p>
      <w:pPr>
        <w:pStyle w:val="Normal"/>
        <w:rPr/>
      </w:pPr>
      <w:r>
        <w:rPr/>
        <w:t xml:space="preserve">This component used also some common sub-components from the Common package/library: resample image or mask data. </w:t>
      </w:r>
    </w:p>
    <w:p>
      <w:pPr>
        <w:pStyle w:val="Heading4"/>
        <w:numPr>
          <w:ilvl w:val="3"/>
          <w:numId w:val="1"/>
        </w:numPr>
        <w:rPr>
          <w:rFonts w:cs="Arial"/>
        </w:rPr>
      </w:pPr>
      <w:bookmarkStart w:id="643" w:name="_Toc417423625"/>
      <w:bookmarkEnd w:id="643"/>
      <w:r>
        <w:rPr>
          <w:rFonts w:cs="Arial"/>
        </w:rPr>
        <w:t>Data</w:t>
      </w:r>
    </w:p>
    <w:p>
      <w:pPr>
        <w:pStyle w:val="Normal"/>
        <w:rPr/>
      </w:pPr>
      <w:r>
        <w:rPr/>
        <w:t xml:space="preserve">The internal data of this component will be stored into the working directory until the end of the module execution. </w:t>
      </w:r>
    </w:p>
    <w:p>
      <w:pPr>
        <w:pStyle w:val="Normal"/>
        <w:rPr/>
      </w:pPr>
      <w:r>
        <w:rPr/>
        <w:t>The current list of internal data is the following:</w:t>
      </w:r>
    </w:p>
    <w:p>
      <w:pPr>
        <w:pStyle w:val="NormalWeb"/>
        <w:numPr>
          <w:ilvl w:val="0"/>
          <w:numId w:val="82"/>
        </w:numPr>
        <w:spacing w:before="0" w:afterAutospacing="0" w:after="198"/>
        <w:rPr>
          <w:lang w:val="en-GB"/>
        </w:rPr>
      </w:pPr>
      <w:r>
        <w:rPr>
          <w:lang w:val="en-GB"/>
        </w:rPr>
        <w:t>temporal raster feature</w:t>
      </w:r>
    </w:p>
    <w:p>
      <w:pPr>
        <w:pStyle w:val="NormalWeb"/>
        <w:numPr>
          <w:ilvl w:val="0"/>
          <w:numId w:val="82"/>
        </w:numPr>
        <w:spacing w:before="0" w:afterAutospacing="0" w:after="198"/>
        <w:rPr>
          <w:lang w:val="en-GB"/>
        </w:rPr>
      </w:pPr>
      <w:r>
        <w:rPr>
          <w:lang w:val="en-GB"/>
        </w:rPr>
        <w:t>statistic raster feature</w:t>
      </w:r>
    </w:p>
    <w:p>
      <w:pPr>
        <w:pStyle w:val="Heading3"/>
        <w:numPr>
          <w:ilvl w:val="2"/>
          <w:numId w:val="1"/>
        </w:numPr>
        <w:rPr/>
      </w:pPr>
      <w:r>
        <w:rPr>
          <w:color w:val="000000"/>
        </w:rPr>
        <w:t xml:space="preserve"> </w:t>
      </w:r>
      <w:bookmarkStart w:id="644" w:name="_Ref417422847"/>
      <w:bookmarkStart w:id="645" w:name="_Toc417423626"/>
      <w:bookmarkEnd w:id="644"/>
      <w:bookmarkEnd w:id="645"/>
      <w:r>
        <w:rPr/>
        <w:t>Learning</w:t>
      </w:r>
    </w:p>
    <w:p>
      <w:pPr>
        <w:pStyle w:val="Heading4"/>
        <w:numPr>
          <w:ilvl w:val="3"/>
          <w:numId w:val="1"/>
        </w:numPr>
        <w:rPr>
          <w:rFonts w:cs="Arial"/>
        </w:rPr>
      </w:pPr>
      <w:bookmarkStart w:id="646" w:name="_Toc417423627"/>
      <w:bookmarkEnd w:id="646"/>
      <w:r>
        <w:rPr>
          <w:rFonts w:cs="Arial"/>
        </w:rPr>
        <w:t>Type</w:t>
      </w:r>
    </w:p>
    <w:p>
      <w:pPr>
        <w:pStyle w:val="Western"/>
        <w:rPr/>
      </w:pPr>
      <w:r>
        <w:rPr/>
        <w:t>The learning module represents a processing step of common tools of the classification process. This module is a collection of executable or internal functions.</w:t>
      </w:r>
    </w:p>
    <w:p>
      <w:pPr>
        <w:pStyle w:val="Heading4"/>
        <w:numPr>
          <w:ilvl w:val="3"/>
          <w:numId w:val="1"/>
        </w:numPr>
        <w:rPr>
          <w:rFonts w:cs="Arial"/>
        </w:rPr>
      </w:pPr>
      <w:r>
        <w:rPr/>
        <w:t xml:space="preserve"> </w:t>
      </w:r>
      <w:bookmarkStart w:id="647" w:name="_Toc417423628"/>
      <w:r>
        <w:rPr>
          <w:rFonts w:cs="Arial"/>
        </w:rPr>
        <w:t>Purpose</w:t>
      </w:r>
      <w:bookmarkEnd w:id="647"/>
      <w:r>
        <w:rPr>
          <w:rFonts w:cs="Arial"/>
        </w:rPr>
        <w:t xml:space="preserve"> </w:t>
      </w:r>
    </w:p>
    <w:p>
      <w:pPr>
        <w:pStyle w:val="Western"/>
        <w:rPr/>
      </w:pPr>
      <w:r>
        <w:rPr/>
        <w:t xml:space="preserve">The learning module allows to get a training model which will be used for the classification step. It is used to generate supervised classification map in the crop type and crop mask processors. The module is used with different inputs for the different cases. </w:t>
      </w:r>
    </w:p>
    <w:p>
      <w:pPr>
        <w:pStyle w:val="Heading4"/>
        <w:numPr>
          <w:ilvl w:val="3"/>
          <w:numId w:val="1"/>
        </w:numPr>
        <w:rPr>
          <w:rFonts w:cs="Arial"/>
        </w:rPr>
      </w:pPr>
      <w:r>
        <w:rPr/>
        <w:t xml:space="preserve"> </w:t>
      </w:r>
      <w:bookmarkStart w:id="648" w:name="_Toc417423629"/>
      <w:bookmarkEnd w:id="648"/>
      <w:r>
        <w:rPr>
          <w:rFonts w:cs="Arial"/>
        </w:rPr>
        <w:t>Function</w:t>
      </w:r>
    </w:p>
    <w:p>
      <w:pPr>
        <w:pStyle w:val="Western"/>
        <w:rPr/>
      </w:pPr>
      <w:r>
        <w:rPr>
          <w:lang w:val="en-GB"/>
        </w:rPr>
        <w:t>This module is based on the algorithm description done in the Crop Type ATBD [</w:t>
      </w:r>
      <w:r>
        <w:rPr>
          <w:lang w:val="en-GB"/>
        </w:rPr>
        <w:fldChar w:fldCharType="begin"/>
      </w:r>
      <w:r>
        <w:instrText> REF _Ref417406795 \r \h </w:instrText>
      </w:r>
      <w:r>
        <w:fldChar w:fldCharType="separate"/>
      </w:r>
      <w:r>
        <w:t>RD.3</w:t>
      </w:r>
      <w:r>
        <w:fldChar w:fldCharType="end"/>
      </w:r>
      <w:r>
        <w:rPr>
          <w:lang w:val="en-GB"/>
        </w:rPr>
        <w:t xml:space="preserve">]. In </w:t>
      </w:r>
      <w:r>
        <w:rPr>
          <w:lang w:val="en-GB"/>
        </w:rPr>
        <w:fldChar w:fldCharType="begin"/>
      </w:r>
      <w:r>
        <w:instrText> REF _Ref417376416 \h </w:instrText>
      </w:r>
      <w:r>
        <w:fldChar w:fldCharType="separate"/>
      </w:r>
      <w:r>
        <w:t>Figure  4 -31</w:t>
      </w:r>
      <w:r>
        <w:fldChar w:fldCharType="end"/>
      </w:r>
      <w:r>
        <w:rPr>
          <w:lang w:val="en-GB"/>
        </w:rPr>
        <w:t xml:space="preserve">, we present a global diagram of the different main steps of the module. The different sub-components describes in the following section. </w:t>
      </w:r>
    </w:p>
    <w:p>
      <w:pPr>
        <w:pStyle w:val="Normal"/>
        <w:rPr/>
      </w:pPr>
      <w:r>
        <w:rPr/>
        <w:drawing>
          <wp:inline distT="0" distB="0" distL="0" distR="0">
            <wp:extent cx="5972810" cy="1647190"/>
            <wp:effectExtent l="0" t="0" r="0" b="0"/>
            <wp:docPr id="34"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7" descr=""/>
                    <pic:cNvPicPr>
                      <a:picLocks noChangeAspect="1" noChangeArrowheads="1"/>
                    </pic:cNvPicPr>
                  </pic:nvPicPr>
                  <pic:blipFill>
                    <a:blip r:embed="rId42"/>
                    <a:stretch>
                      <a:fillRect/>
                    </a:stretch>
                  </pic:blipFill>
                  <pic:spPr bwMode="auto">
                    <a:xfrm>
                      <a:off x="0" y="0"/>
                      <a:ext cx="5972810" cy="1647190"/>
                    </a:xfrm>
                    <a:prstGeom prst="rect">
                      <a:avLst/>
                    </a:prstGeom>
                    <a:noFill/>
                    <a:ln w="9525">
                      <a:noFill/>
                      <a:miter lim="800000"/>
                      <a:headEnd/>
                      <a:tailEnd/>
                    </a:ln>
                  </pic:spPr>
                </pic:pic>
              </a:graphicData>
            </a:graphic>
          </wp:inline>
        </w:drawing>
      </w:r>
      <w:r>
        <w:rPr>
          <w:lang w:val="en-US"/>
        </w:rPr>
        <w:t xml:space="preserve"> </w:t>
      </w:r>
    </w:p>
    <w:p>
      <w:pPr>
        <w:pStyle w:val="Caption1"/>
        <w:rPr/>
      </w:pPr>
      <w:bookmarkStart w:id="649" w:name="_Toc417422288"/>
      <w:bookmarkStart w:id="650" w:name="_Ref417374811"/>
      <w:bookmarkStart w:id="651" w:name="_Ref417376416"/>
      <w:r>
        <w:rPr>
          <w:lang w:val="en-GB"/>
        </w:rPr>
        <w:t xml:space="preserve">Figure </w:t>
      </w:r>
      <w:r>
        <w:fldChar w:fldCharType="begin"/>
      </w:r>
      <w:r>
        <w:instrText>STYLEREF 1 \s</w:instrText>
      </w:r>
      <w:r>
        <w:fldChar w:fldCharType="separate"/>
      </w:r>
      <w:bookmarkStart w:id="652" w:name="__Fieldmark__9176_51071921"/>
      <w:r>
        <w:rPr>
          <w:lang w:val="en-GB"/>
        </w:rPr>
        <w:t>4</w:t>
      </w:r>
      <w:bookmarkStart w:id="653" w:name="__Fieldmark__9682_714155160"/>
      <w:r>
        <w:rPr>
          <w:lang w:val="en-GB"/>
        </w:rPr>
      </w:r>
      <w:r>
        <w:fldChar w:fldCharType="end"/>
      </w:r>
      <w:bookmarkEnd w:id="652"/>
      <w:bookmarkEnd w:id="653"/>
      <w:r>
        <w:rPr>
          <w:lang w:val="en-GB"/>
        </w:rPr>
        <w:noBreakHyphen/>
      </w:r>
      <w:r>
        <w:rPr>
          <w:lang w:val="en-GB"/>
        </w:rPr>
        <w:fldChar w:fldCharType="begin"/>
      </w:r>
      <w:r>
        <w:instrText> SEQ Figure \* ARABIC </w:instrText>
      </w:r>
      <w:r>
        <w:fldChar w:fldCharType="separate"/>
      </w:r>
      <w:r>
        <w:t>31</w:t>
      </w:r>
      <w:r>
        <w:fldChar w:fldCharType="end"/>
      </w:r>
      <w:bookmarkEnd w:id="649"/>
      <w:bookmarkEnd w:id="650"/>
      <w:bookmarkEnd w:id="651"/>
      <w:r>
        <w:rPr>
          <w:lang w:val="en-GB"/>
        </w:rPr>
        <w:t> : Learning Module Functional Diagram</w:t>
      </w:r>
    </w:p>
    <w:p>
      <w:pPr>
        <w:pStyle w:val="Western"/>
        <w:rPr>
          <w:lang w:val="en-GB"/>
        </w:rPr>
      </w:pPr>
      <w:r>
        <w:rPr>
          <w:lang w:val="en-GB"/>
        </w:rPr>
        <w:t xml:space="preserve">It should be noted that in case of </w:t>
      </w:r>
      <w:r>
        <w:rPr/>
        <w:t>L2A_TS_TFE_PRD as input, the eco_area are not considered.</w:t>
      </w:r>
    </w:p>
    <w:p>
      <w:pPr>
        <w:pStyle w:val="Heading4"/>
        <w:numPr>
          <w:ilvl w:val="3"/>
          <w:numId w:val="1"/>
        </w:numPr>
        <w:rPr>
          <w:rFonts w:cs="Arial"/>
        </w:rPr>
      </w:pPr>
      <w:bookmarkStart w:id="654" w:name="_Toc417423630"/>
      <w:r>
        <w:rPr>
          <w:rFonts w:cs="Arial"/>
        </w:rPr>
        <w:t>Subordinates</w:t>
      </w:r>
      <w:bookmarkEnd w:id="654"/>
      <w:r>
        <w:rPr>
          <w:rFonts w:cs="Arial"/>
        </w:rPr>
        <w:t xml:space="preserve"> </w:t>
      </w:r>
    </w:p>
    <w:p>
      <w:pPr>
        <w:pStyle w:val="Western"/>
        <w:rPr/>
      </w:pPr>
      <w:r>
        <w:rPr>
          <w:lang w:val="en-GB"/>
        </w:rPr>
        <w:t xml:space="preserve">Based on </w:t>
      </w:r>
      <w:r>
        <w:rPr>
          <w:lang w:val="en-GB"/>
        </w:rPr>
        <w:fldChar w:fldCharType="begin"/>
      </w:r>
      <w:r>
        <w:instrText> REF _Ref417374811 \h </w:instrText>
      </w:r>
      <w:r>
        <w:fldChar w:fldCharType="separate"/>
      </w:r>
      <w:r>
        <w:t>Figure  4 -31</w:t>
      </w:r>
      <w:r>
        <w:fldChar w:fldCharType="end"/>
      </w:r>
      <w:r>
        <w:rPr>
          <w:lang w:val="en-GB"/>
        </w:rPr>
        <w:t>, the list of sub-components is the following:</w:t>
      </w:r>
    </w:p>
    <w:p>
      <w:pPr>
        <w:pStyle w:val="NormalWeb"/>
        <w:numPr>
          <w:ilvl w:val="0"/>
          <w:numId w:val="26"/>
        </w:numPr>
        <w:spacing w:before="0" w:afterAutospacing="0" w:after="198"/>
        <w:rPr>
          <w:lang w:val="en-GB"/>
        </w:rPr>
      </w:pPr>
      <w:r>
        <w:rPr>
          <w:lang w:val="en-GB"/>
        </w:rPr>
        <w:t>Computing statistics: this sub-component is below</w:t>
      </w:r>
    </w:p>
    <w:p>
      <w:pPr>
        <w:pStyle w:val="NormalWeb"/>
        <w:numPr>
          <w:ilvl w:val="0"/>
          <w:numId w:val="26"/>
        </w:numPr>
        <w:spacing w:before="0" w:afterAutospacing="0" w:after="198"/>
        <w:rPr>
          <w:lang w:val="en-GB"/>
        </w:rPr>
      </w:pPr>
      <w:r>
        <w:rPr>
          <w:lang w:val="en-GB"/>
        </w:rPr>
        <w:t>Training: this sub-component is below</w:t>
      </w:r>
    </w:p>
    <w:p>
      <w:pPr>
        <w:pStyle w:val="Heading5"/>
        <w:numPr>
          <w:ilvl w:val="4"/>
          <w:numId w:val="1"/>
        </w:numPr>
        <w:rPr/>
      </w:pPr>
      <w:r>
        <w:rPr/>
        <w:t>Compute Statistics</w:t>
      </w:r>
    </w:p>
    <w:p>
      <w:pPr>
        <w:pStyle w:val="Western"/>
        <w:rPr>
          <w:lang w:val="en-GB"/>
        </w:rPr>
      </w:pPr>
      <w:r>
        <w:rPr>
          <w:lang w:val="en-GB"/>
        </w:rPr>
        <w:t>This sub component uses the OTB application ComputeImagesStatistics as follows</w:t>
      </w:r>
      <w:r>
        <w:rPr/>
        <w:t>:</w:t>
      </w:r>
    </w:p>
    <w:p>
      <w:pPr>
        <w:pStyle w:val="Code"/>
        <w:rPr/>
      </w:pPr>
      <w:r>
        <w:rPr/>
        <w:tab/>
        <w:t>otbcli_ComputeImagesStatistics</w:t>
      </w:r>
    </w:p>
    <w:p>
      <w:pPr>
        <w:pStyle w:val="Code"/>
        <w:rPr/>
      </w:pPr>
      <w:r>
        <w:rPr/>
        <w:tab/>
        <w:tab/>
        <w:t xml:space="preserve">-il features.vrt </w:t>
      </w:r>
    </w:p>
    <w:p>
      <w:pPr>
        <w:pStyle w:val="Code"/>
        <w:rPr>
          <w:rFonts w:ascii="DejaVu Sans Mono" w:hAnsi="DejaVu Sans Mono"/>
        </w:rPr>
      </w:pPr>
      <w:r>
        <w:rPr/>
        <w:tab/>
        <w:tab/>
        <w:t>-out stats.xml</w:t>
      </w:r>
    </w:p>
    <w:p>
      <w:pPr>
        <w:pStyle w:val="Western"/>
        <w:rPr/>
      </w:pPr>
      <w:r>
        <w:rPr/>
        <w:t xml:space="preserve">For more information about the OTB application ComputeImagesStatistics, see </w:t>
      </w:r>
      <w:r>
        <w:rPr/>
        <w:fldChar w:fldCharType="begin"/>
      </w:r>
      <w:r>
        <w:instrText> REF _Ref417404553 \r \h </w:instrText>
      </w:r>
      <w:r>
        <w:fldChar w:fldCharType="separate"/>
      </w:r>
      <w:r>
        <w:t>RD.5</w:t>
      </w:r>
      <w:r>
        <w:fldChar w:fldCharType="end"/>
      </w:r>
    </w:p>
    <w:p>
      <w:pPr>
        <w:pStyle w:val="Heading5"/>
        <w:numPr>
          <w:ilvl w:val="4"/>
          <w:numId w:val="1"/>
        </w:numPr>
        <w:rPr/>
      </w:pPr>
      <w:r>
        <w:rPr/>
        <w:t>Training</w:t>
      </w:r>
    </w:p>
    <w:p>
      <w:pPr>
        <w:pStyle w:val="Western"/>
        <w:rPr/>
      </w:pPr>
      <w:r>
        <w:rPr/>
        <w:t>This sub-component compute a classification model.</w:t>
      </w:r>
    </w:p>
    <w:p>
      <w:pPr>
        <w:pStyle w:val="Western"/>
        <w:rPr/>
      </w:pPr>
      <w:r>
        <w:rPr/>
        <w:t>The OTB application TrainImagesClassifier is used as it follows:</w:t>
      </w:r>
    </w:p>
    <w:p>
      <w:pPr>
        <w:pStyle w:val="Code"/>
        <w:rPr>
          <w:lang w:val="fr-BE"/>
        </w:rPr>
      </w:pPr>
      <w:r>
        <w:rPr>
          <w:lang w:val="fr-FR"/>
        </w:rPr>
        <w:t>otbcli_TrainImageClassifier</w:t>
      </w:r>
    </w:p>
    <w:p>
      <w:pPr>
        <w:pStyle w:val="Code"/>
        <w:rPr>
          <w:lang w:val="fr-BE"/>
        </w:rPr>
      </w:pPr>
      <w:r>
        <w:rPr>
          <w:lang w:val="fr-FR"/>
        </w:rPr>
        <w:t>-io.il L2ATS_FE_tile01.tif L2ATS_FE_tile02.tif L2ATS_FE_tile03.tif …</w:t>
      </w:r>
    </w:p>
    <w:p>
      <w:pPr>
        <w:pStyle w:val="Code"/>
        <w:rPr/>
      </w:pPr>
      <w:r>
        <w:rPr/>
        <w:t xml:space="preserve">L2ATS_FE_tilem.tif </w:t>
      </w:r>
    </w:p>
    <w:p>
      <w:pPr>
        <w:pStyle w:val="Code"/>
        <w:rPr/>
      </w:pPr>
      <w:r>
        <w:rPr/>
        <w:t>-io.vd learning_tile01.tif learning_tile02.tif</w:t>
      </w:r>
    </w:p>
    <w:p>
      <w:pPr>
        <w:pStyle w:val="Code"/>
        <w:rPr/>
      </w:pPr>
      <w:r>
        <w:rPr/>
        <w:t xml:space="preserve">learning_tile03.tif … learning_tilem.tif </w:t>
      </w:r>
    </w:p>
    <w:p>
      <w:pPr>
        <w:pStyle w:val="Code"/>
        <w:rPr/>
      </w:pPr>
      <w:r>
        <w:rPr/>
        <w:t>-io.imstat stats.xml</w:t>
      </w:r>
    </w:p>
    <w:p>
      <w:pPr>
        <w:pStyle w:val="Code"/>
        <w:rPr>
          <w:lang w:val="en-US"/>
        </w:rPr>
      </w:pPr>
      <w:r>
        <w:rPr>
          <w:lang w:val="en-US"/>
        </w:rPr>
        <w:t xml:space="preserve">-io.out rf.model </w:t>
      </w:r>
    </w:p>
    <w:p>
      <w:pPr>
        <w:pStyle w:val="Code"/>
        <w:rPr>
          <w:lang w:val="en-US"/>
        </w:rPr>
      </w:pPr>
      <w:r>
        <w:rPr>
          <w:lang w:val="en-US"/>
        </w:rPr>
        <w:t xml:space="preserve">-classifier.rf.max max_depth        </w:t>
      </w:r>
    </w:p>
    <w:p>
      <w:pPr>
        <w:pStyle w:val="Code"/>
        <w:rPr/>
      </w:pPr>
      <w:r>
        <w:rPr/>
        <w:t xml:space="preserve">-classifier.rf.min min_number_of_samples </w:t>
      </w:r>
    </w:p>
    <w:p>
      <w:pPr>
        <w:pStyle w:val="Code"/>
        <w:rPr>
          <w:rFonts w:ascii="DejaVu Sans Mono" w:hAnsi="DejaVu Sans Mono"/>
        </w:rPr>
      </w:pPr>
      <w:r>
        <w:rPr/>
        <w:t>-classifier.rf.nbtrees max_nb_trees</w:t>
      </w:r>
    </w:p>
    <w:p>
      <w:pPr>
        <w:pStyle w:val="Western"/>
        <w:rPr/>
      </w:pPr>
      <w:r>
        <w:rPr/>
        <w:t xml:space="preserve">For more information about the OTB application TrainImagesClassifier, see </w:t>
      </w:r>
      <w:r>
        <w:rPr/>
        <w:fldChar w:fldCharType="begin"/>
      </w:r>
      <w:r>
        <w:instrText> REF _Ref417404553 \r \h </w:instrText>
      </w:r>
      <w:r>
        <w:fldChar w:fldCharType="separate"/>
      </w:r>
      <w:r>
        <w:t>RD.5</w:t>
      </w:r>
      <w:r>
        <w:fldChar w:fldCharType="end"/>
      </w:r>
    </w:p>
    <w:p>
      <w:pPr>
        <w:pStyle w:val="Heading4"/>
        <w:numPr>
          <w:ilvl w:val="3"/>
          <w:numId w:val="1"/>
        </w:numPr>
        <w:rPr>
          <w:rFonts w:cs="Arial"/>
        </w:rPr>
      </w:pPr>
      <w:bookmarkStart w:id="655" w:name="_Toc417423631"/>
      <w:r>
        <w:rPr>
          <w:rFonts w:cs="Arial"/>
        </w:rPr>
        <w:t>Dependencies</w:t>
      </w:r>
      <w:bookmarkEnd w:id="655"/>
      <w:r>
        <w:rPr>
          <w:rFonts w:cs="Arial"/>
        </w:rPr>
        <w:t xml:space="preserve"> </w:t>
      </w:r>
    </w:p>
    <w:p>
      <w:pPr>
        <w:pStyle w:val="Normal"/>
        <w:spacing w:beforeAutospacing="1" w:after="119"/>
        <w:rPr>
          <w:color w:val="000000"/>
        </w:rPr>
      </w:pPr>
      <w:r>
        <w:rPr>
          <w:color w:val="000000"/>
        </w:rPr>
        <w:t>The dependence of this module is the following:</w:t>
      </w:r>
    </w:p>
    <w:p>
      <w:pPr>
        <w:pStyle w:val="Normal"/>
        <w:numPr>
          <w:ilvl w:val="0"/>
          <w:numId w:val="27"/>
        </w:numPr>
        <w:spacing w:beforeAutospacing="1" w:after="119"/>
        <w:rPr>
          <w:color w:val="000000"/>
        </w:rPr>
      </w:pPr>
      <w:r>
        <w:rPr>
          <w:color w:val="000000"/>
        </w:rPr>
        <w:t>The Common library/package to provide capabilities to read or write L2A product (image and mask data and metadata)</w:t>
      </w:r>
    </w:p>
    <w:p>
      <w:pPr>
        <w:pStyle w:val="Normal"/>
        <w:numPr>
          <w:ilvl w:val="0"/>
          <w:numId w:val="27"/>
        </w:numPr>
        <w:spacing w:beforeAutospacing="1" w:after="198"/>
        <w:rPr>
          <w:color w:val="000000"/>
        </w:rPr>
      </w:pPr>
      <w:r>
        <w:rPr>
          <w:color w:val="000000"/>
        </w:rPr>
        <w:t>OTB application package</w:t>
      </w:r>
    </w:p>
    <w:p>
      <w:pPr>
        <w:pStyle w:val="Normal"/>
        <w:spacing w:beforeAutospacing="1" w:after="119"/>
        <w:rPr>
          <w:color w:val="000000"/>
        </w:rPr>
      </w:pPr>
      <w:r>
        <w:rPr>
          <w:color w:val="000000"/>
        </w:rPr>
        <w:t>This component should be initialized at the beginning of the module.</w:t>
      </w:r>
    </w:p>
    <w:p>
      <w:pPr>
        <w:pStyle w:val="Heading4"/>
        <w:numPr>
          <w:ilvl w:val="3"/>
          <w:numId w:val="1"/>
        </w:numPr>
        <w:rPr>
          <w:rFonts w:cs="Arial"/>
        </w:rPr>
      </w:pPr>
      <w:bookmarkStart w:id="656" w:name="_Toc417423632"/>
      <w:bookmarkEnd w:id="656"/>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28"/>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29"/>
        </w:numPr>
        <w:spacing w:beforeAutospacing="1" w:after="198"/>
        <w:rPr>
          <w:color w:val="000000"/>
        </w:rPr>
      </w:pPr>
      <w:r>
        <w:rPr>
          <w:color w:val="000000"/>
        </w:rPr>
        <w:t>As first input, the data to classify:</w:t>
      </w:r>
    </w:p>
    <w:p>
      <w:pPr>
        <w:pStyle w:val="Normal"/>
        <w:numPr>
          <w:ilvl w:val="1"/>
          <w:numId w:val="29"/>
        </w:numPr>
        <w:spacing w:beforeAutospacing="1" w:after="198"/>
        <w:rPr>
          <w:color w:val="000000"/>
        </w:rPr>
      </w:pPr>
      <w:r>
        <w:rPr>
          <w:color w:val="000000"/>
        </w:rPr>
        <w:t>A list of L2A_TS_FE_PRD or L2A_TS_TFE_PRD</w:t>
      </w:r>
    </w:p>
    <w:p>
      <w:pPr>
        <w:pStyle w:val="Normal"/>
        <w:numPr>
          <w:ilvl w:val="0"/>
          <w:numId w:val="29"/>
        </w:numPr>
        <w:spacing w:beforeAutospacing="1" w:after="198"/>
        <w:rPr>
          <w:color w:val="000000"/>
        </w:rPr>
      </w:pPr>
      <w:r>
        <w:rPr>
          <w:color w:val="000000"/>
        </w:rPr>
        <w:t>As second input, the training samples</w:t>
      </w:r>
    </w:p>
    <w:p>
      <w:pPr>
        <w:pStyle w:val="Normal"/>
        <w:numPr>
          <w:ilvl w:val="1"/>
          <w:numId w:val="29"/>
        </w:numPr>
        <w:spacing w:beforeAutospacing="1" w:after="198"/>
        <w:rPr>
          <w:color w:val="000000"/>
        </w:rPr>
      </w:pPr>
      <w:r>
        <w:rPr>
          <w:color w:val="000000"/>
        </w:rPr>
        <w:t>A list of Learning_TILEID_ECOAREA.shp</w:t>
      </w:r>
    </w:p>
    <w:p>
      <w:pPr>
        <w:pStyle w:val="Normal"/>
        <w:numPr>
          <w:ilvl w:val="0"/>
          <w:numId w:val="29"/>
        </w:numPr>
        <w:spacing w:beforeAutospacing="1" w:after="198"/>
        <w:rPr>
          <w:color w:val="000000"/>
        </w:rPr>
      </w:pPr>
      <w:r>
        <w:rPr>
          <w:color w:val="000000"/>
        </w:rPr>
        <w:t>As output, a LEARNING_PRD_ECOAREA</w:t>
      </w:r>
    </w:p>
    <w:p>
      <w:pPr>
        <w:pStyle w:val="Normal"/>
        <w:numPr>
          <w:ilvl w:val="1"/>
          <w:numId w:val="29"/>
        </w:numPr>
        <w:spacing w:beforeAutospacing="1" w:after="198"/>
        <w:rPr>
          <w:color w:val="000000"/>
        </w:rPr>
      </w:pPr>
      <w:r>
        <w:rPr>
          <w:color w:val="000000"/>
        </w:rPr>
        <w:t>A list of statistics files: statistics_TILEID_ECOAREA.xml</w:t>
      </w:r>
    </w:p>
    <w:p>
      <w:pPr>
        <w:pStyle w:val="Normal"/>
        <w:numPr>
          <w:ilvl w:val="1"/>
          <w:numId w:val="29"/>
        </w:numPr>
        <w:spacing w:beforeAutospacing="1" w:after="198"/>
        <w:rPr>
          <w:color w:val="000000"/>
        </w:rPr>
      </w:pPr>
      <w:r>
        <w:rPr>
          <w:color w:val="000000"/>
        </w:rPr>
        <w:t>A learning model: Learning_ECOAREA.model</w:t>
      </w:r>
    </w:p>
    <w:p>
      <w:pPr>
        <w:pStyle w:val="Normal"/>
        <w:numPr>
          <w:ilvl w:val="0"/>
          <w:numId w:val="29"/>
        </w:numPr>
        <w:spacing w:beforeAutospacing="1" w:after="198"/>
        <w:rPr>
          <w:color w:val="000000"/>
        </w:rPr>
      </w:pPr>
      <w:r>
        <w:rPr>
          <w:color w:val="000000"/>
        </w:rPr>
        <w:t>As auxiliary data</w:t>
      </w:r>
    </w:p>
    <w:p>
      <w:pPr>
        <w:pStyle w:val="Normal"/>
        <w:numPr>
          <w:ilvl w:val="1"/>
          <w:numId w:val="29"/>
        </w:numPr>
        <w:spacing w:beforeAutospacing="1" w:after="198"/>
        <w:rPr>
          <w:color w:val="000000"/>
        </w:rPr>
      </w:pPr>
      <w:r>
        <w:rPr>
          <w:color w:val="000000"/>
        </w:rPr>
        <w:t>Not applicable here</w:t>
      </w:r>
    </w:p>
    <w:p>
      <w:pPr>
        <w:pStyle w:val="Normal"/>
        <w:numPr>
          <w:ilvl w:val="0"/>
          <w:numId w:val="29"/>
        </w:numPr>
        <w:spacing w:beforeAutospacing="1" w:after="198"/>
        <w:rPr>
          <w:color w:val="000000"/>
        </w:rPr>
      </w:pPr>
      <w:r>
        <w:rPr>
          <w:color w:val="000000"/>
        </w:rPr>
        <w:t>As image processing parameters</w:t>
      </w:r>
    </w:p>
    <w:p>
      <w:pPr>
        <w:pStyle w:val="Normal"/>
        <w:numPr>
          <w:ilvl w:val="1"/>
          <w:numId w:val="29"/>
        </w:numPr>
        <w:spacing w:beforeAutospacing="1" w:after="198"/>
        <w:rPr>
          <w:color w:val="000000"/>
        </w:rPr>
      </w:pPr>
      <w:r>
        <w:rPr>
          <w:color w:val="000000"/>
        </w:rPr>
        <w:t>tree_max_depth for RF training</w:t>
      </w:r>
    </w:p>
    <w:p>
      <w:pPr>
        <w:pStyle w:val="Normal"/>
        <w:numPr>
          <w:ilvl w:val="1"/>
          <w:numId w:val="29"/>
        </w:numPr>
        <w:spacing w:beforeAutospacing="1" w:after="198"/>
        <w:rPr>
          <w:color w:val="000000"/>
        </w:rPr>
      </w:pPr>
      <w:r>
        <w:rPr>
          <w:color w:val="000000"/>
        </w:rPr>
        <w:t>minimun_number_of_samples for RF training</w:t>
      </w:r>
    </w:p>
    <w:p>
      <w:pPr>
        <w:pStyle w:val="Normal"/>
        <w:numPr>
          <w:ilvl w:val="1"/>
          <w:numId w:val="29"/>
        </w:numPr>
        <w:spacing w:beforeAutospacing="1" w:after="198"/>
        <w:rPr>
          <w:color w:val="000000"/>
        </w:rPr>
      </w:pPr>
      <w:r>
        <w:rPr>
          <w:color w:val="000000"/>
        </w:rPr>
        <w:t>minimun_number_of_trees for RF training</w:t>
      </w:r>
    </w:p>
    <w:p>
      <w:pPr>
        <w:pStyle w:val="Heading4"/>
        <w:numPr>
          <w:ilvl w:val="3"/>
          <w:numId w:val="1"/>
        </w:numPr>
        <w:rPr>
          <w:rFonts w:cs="Arial"/>
        </w:rPr>
      </w:pPr>
      <w:bookmarkStart w:id="657" w:name="_Toc417423633"/>
      <w:bookmarkEnd w:id="657"/>
      <w:r>
        <w:rPr>
          <w:rFonts w:cs="Arial"/>
        </w:rPr>
        <w:t>Resources</w:t>
      </w:r>
    </w:p>
    <w:p>
      <w:pPr>
        <w:pStyle w:val="Western"/>
        <w:rPr/>
      </w:pPr>
      <w:r>
        <w:rPr/>
        <w:t xml:space="preserve">Not Applicable </w:t>
      </w:r>
    </w:p>
    <w:p>
      <w:pPr>
        <w:pStyle w:val="Heading4"/>
        <w:numPr>
          <w:ilvl w:val="3"/>
          <w:numId w:val="1"/>
        </w:numPr>
        <w:rPr>
          <w:rFonts w:cs="Arial"/>
        </w:rPr>
      </w:pPr>
      <w:bookmarkStart w:id="658" w:name="_Toc417423634"/>
      <w:bookmarkEnd w:id="658"/>
      <w:r>
        <w:rPr>
          <w:rFonts w:cs="Arial"/>
        </w:rPr>
        <w:t>References</w:t>
      </w:r>
    </w:p>
    <w:p>
      <w:pPr>
        <w:pStyle w:val="Western"/>
        <w:rPr/>
      </w:pPr>
      <w:r>
        <w:rPr/>
        <w:t xml:space="preserve">The algorithm part of this component is described in the </w:t>
      </w:r>
      <w:r>
        <w:rPr>
          <w:lang w:val="en-GB"/>
        </w:rPr>
        <w:t>ATBD</w:t>
      </w:r>
      <w:r>
        <w:rPr/>
        <w:t xml:space="preserve"> [</w:t>
      </w:r>
      <w:r>
        <w:rPr/>
        <w:fldChar w:fldCharType="begin"/>
      </w:r>
      <w:r>
        <w:instrText> REF _Ref417404553 \r \h </w:instrText>
      </w:r>
      <w:r>
        <w:fldChar w:fldCharType="separate"/>
      </w:r>
      <w:r>
        <w:t>RD.5</w:t>
      </w:r>
      <w:r>
        <w:fldChar w:fldCharType="end"/>
      </w:r>
      <w:r>
        <w:rPr/>
        <w:t>]</w:t>
      </w:r>
    </w:p>
    <w:p>
      <w:pPr>
        <w:pStyle w:val="Western"/>
        <w:rPr/>
      </w:pPr>
      <w:r>
        <w:rPr/>
        <w:t xml:space="preserve">This component used also some common sub-components from the Common package/library: resample image or mask data. </w:t>
      </w:r>
    </w:p>
    <w:p>
      <w:pPr>
        <w:pStyle w:val="Heading4"/>
        <w:numPr>
          <w:ilvl w:val="3"/>
          <w:numId w:val="1"/>
        </w:numPr>
        <w:rPr>
          <w:rFonts w:cs="Arial"/>
        </w:rPr>
      </w:pPr>
      <w:bookmarkStart w:id="659" w:name="_Toc417423635"/>
      <w:bookmarkEnd w:id="659"/>
      <w:r>
        <w:rPr>
          <w:rFonts w:cs="Arial"/>
        </w:rPr>
        <w:t>Data</w:t>
      </w:r>
    </w:p>
    <w:p>
      <w:pPr>
        <w:pStyle w:val="Normal"/>
        <w:spacing w:beforeAutospacing="1" w:after="240"/>
        <w:rPr>
          <w:color w:val="000000"/>
          <w:lang w:val="en-US"/>
        </w:rPr>
      </w:pPr>
      <w:r>
        <w:rPr>
          <w:color w:val="000000"/>
          <w:lang w:val="en-US"/>
        </w:rPr>
        <w:t>Not Applicable</w:t>
      </w:r>
    </w:p>
    <w:p>
      <w:pPr>
        <w:pStyle w:val="Heading3"/>
        <w:numPr>
          <w:ilvl w:val="2"/>
          <w:numId w:val="1"/>
        </w:numPr>
        <w:rPr/>
      </w:pPr>
      <w:bookmarkStart w:id="660" w:name="_Ref417422851"/>
      <w:bookmarkStart w:id="661" w:name="_Toc417423636"/>
      <w:r>
        <w:rPr/>
        <w:t>Classification and Validation Module</w:t>
      </w:r>
      <w:bookmarkEnd w:id="660"/>
      <w:bookmarkEnd w:id="661"/>
      <w:r>
        <w:rPr/>
        <w:t xml:space="preserve"> </w:t>
      </w:r>
    </w:p>
    <w:p>
      <w:pPr>
        <w:pStyle w:val="Heading4"/>
        <w:numPr>
          <w:ilvl w:val="3"/>
          <w:numId w:val="1"/>
        </w:numPr>
        <w:rPr>
          <w:rFonts w:cs="Arial"/>
        </w:rPr>
      </w:pPr>
      <w:bookmarkStart w:id="662" w:name="_Toc417423637"/>
      <w:bookmarkEnd w:id="662"/>
      <w:r>
        <w:rPr>
          <w:rFonts w:cs="Arial"/>
        </w:rPr>
        <w:t>Type</w:t>
      </w:r>
    </w:p>
    <w:p>
      <w:pPr>
        <w:pStyle w:val="Western"/>
        <w:rPr/>
      </w:pPr>
      <w:r>
        <w:rPr/>
        <w:t>The classification and validation module represents a processing step of the common tools of the classification process. This module is a collection of executable or internal functions.</w:t>
      </w:r>
    </w:p>
    <w:p>
      <w:pPr>
        <w:pStyle w:val="Heading4"/>
        <w:numPr>
          <w:ilvl w:val="3"/>
          <w:numId w:val="1"/>
        </w:numPr>
        <w:rPr>
          <w:rFonts w:cs="Arial"/>
        </w:rPr>
      </w:pPr>
      <w:r>
        <w:rPr/>
        <w:t xml:space="preserve"> </w:t>
      </w:r>
      <w:bookmarkStart w:id="663" w:name="_Toc417423638"/>
      <w:r>
        <w:rPr>
          <w:rFonts w:cs="Arial"/>
        </w:rPr>
        <w:t>Purpose</w:t>
      </w:r>
      <w:bookmarkEnd w:id="663"/>
      <w:r>
        <w:rPr>
          <w:rFonts w:cs="Arial"/>
        </w:rPr>
        <w:t xml:space="preserve"> </w:t>
      </w:r>
    </w:p>
    <w:p>
      <w:pPr>
        <w:pStyle w:val="Western"/>
        <w:rPr/>
      </w:pPr>
      <w:r>
        <w:rPr/>
        <w:t>The classification allows categorizing pixels of an image according to a given known model. The validation allows checking the relevance of the classification according to validation samples. It is used in crop type and in crop mask generation, only the inputs are different for the two processors and their different strategies.</w:t>
      </w:r>
    </w:p>
    <w:p>
      <w:pPr>
        <w:pStyle w:val="Heading4"/>
        <w:numPr>
          <w:ilvl w:val="3"/>
          <w:numId w:val="1"/>
        </w:numPr>
        <w:rPr>
          <w:rFonts w:cs="Arial"/>
        </w:rPr>
      </w:pPr>
      <w:bookmarkStart w:id="664" w:name="_Toc417423639"/>
      <w:bookmarkStart w:id="665" w:name="_Toc417422167"/>
      <w:bookmarkEnd w:id="664"/>
      <w:bookmarkEnd w:id="665"/>
      <w:r>
        <w:rPr>
          <w:rFonts w:cs="Arial"/>
        </w:rPr>
        <w:t>Function</w:t>
      </w:r>
    </w:p>
    <w:p>
      <w:pPr>
        <w:pStyle w:val="Western"/>
        <w:rPr/>
      </w:pPr>
      <w:r>
        <w:rPr>
          <w:lang w:val="en-GB"/>
        </w:rPr>
        <w:t>This module is based on the algorithm description done in the Crop type ATBD [</w:t>
      </w:r>
      <w:r>
        <w:rPr>
          <w:lang w:val="en-GB"/>
        </w:rPr>
        <w:fldChar w:fldCharType="begin"/>
      </w:r>
      <w:r>
        <w:instrText> REF _Ref417406795 \r \h </w:instrText>
      </w:r>
      <w:r>
        <w:fldChar w:fldCharType="separate"/>
      </w:r>
      <w:r>
        <w:t>RD.3</w:t>
      </w:r>
      <w:r>
        <w:fldChar w:fldCharType="end"/>
      </w:r>
      <w:r>
        <w:rPr>
          <w:lang w:val="en-GB"/>
        </w:rPr>
        <w:t xml:space="preserve">]. In </w:t>
      </w:r>
      <w:r>
        <w:rPr>
          <w:lang w:val="en-GB"/>
        </w:rPr>
        <w:fldChar w:fldCharType="begin"/>
      </w:r>
      <w:r>
        <w:instrText> REF _Ref417374960 \h </w:instrText>
      </w:r>
      <w:r>
        <w:fldChar w:fldCharType="separate"/>
      </w:r>
      <w:r>
        <w:t>Figure  4 -32</w:t>
      </w:r>
      <w:r>
        <w:fldChar w:fldCharType="end"/>
      </w:r>
      <w:r>
        <w:rPr>
          <w:lang w:val="en-GB"/>
        </w:rPr>
        <w:t xml:space="preserve">, we present a global diagram of the different main steps of the module. The different sub-components describes in the following section. </w:t>
      </w:r>
    </w:p>
    <w:p>
      <w:pPr>
        <w:pStyle w:val="Western"/>
        <w:spacing w:before="0" w:after="240"/>
        <w:rPr>
          <w:lang w:val="en-GB"/>
        </w:rPr>
      </w:pPr>
      <w:r>
        <w:rPr/>
        <w:drawing>
          <wp:inline distT="0" distB="0" distL="0" distR="0">
            <wp:extent cx="5972810" cy="1435735"/>
            <wp:effectExtent l="0" t="0" r="0" b="0"/>
            <wp:docPr id="35"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48" descr=""/>
                    <pic:cNvPicPr>
                      <a:picLocks noChangeAspect="1" noChangeArrowheads="1"/>
                    </pic:cNvPicPr>
                  </pic:nvPicPr>
                  <pic:blipFill>
                    <a:blip r:embed="rId43"/>
                    <a:stretch>
                      <a:fillRect/>
                    </a:stretch>
                  </pic:blipFill>
                  <pic:spPr bwMode="auto">
                    <a:xfrm>
                      <a:off x="0" y="0"/>
                      <a:ext cx="5972810" cy="1435735"/>
                    </a:xfrm>
                    <a:prstGeom prst="rect">
                      <a:avLst/>
                    </a:prstGeom>
                    <a:noFill/>
                    <a:ln w="9525">
                      <a:noFill/>
                      <a:miter lim="800000"/>
                      <a:headEnd/>
                      <a:tailEnd/>
                    </a:ln>
                  </pic:spPr>
                </pic:pic>
              </a:graphicData>
            </a:graphic>
          </wp:inline>
        </w:drawing>
      </w:r>
      <w:r>
        <w:rPr/>
        <w:t xml:space="preserve"> </w:t>
      </w:r>
    </w:p>
    <w:p>
      <w:pPr>
        <w:pStyle w:val="Caption1"/>
        <w:rPr/>
      </w:pPr>
      <w:bookmarkStart w:id="666" w:name="_Toc417422289"/>
      <w:bookmarkStart w:id="667" w:name="_Ref417374960"/>
      <w:r>
        <w:rPr>
          <w:lang w:val="en-GB"/>
        </w:rPr>
        <w:t xml:space="preserve">Figure </w:t>
      </w:r>
      <w:r>
        <w:fldChar w:fldCharType="begin"/>
      </w:r>
      <w:r>
        <w:instrText>STYLEREF 1 \s</w:instrText>
      </w:r>
      <w:r>
        <w:fldChar w:fldCharType="separate"/>
      </w:r>
      <w:bookmarkStart w:id="668" w:name="__Fieldmark__9322_51071921"/>
      <w:r>
        <w:rPr>
          <w:lang w:val="en-GB"/>
        </w:rPr>
        <w:t>4</w:t>
      </w:r>
      <w:bookmarkStart w:id="669" w:name="__Fieldmark__9840_714155160"/>
      <w:r>
        <w:rPr>
          <w:lang w:val="en-GB"/>
        </w:rPr>
      </w:r>
      <w:r>
        <w:fldChar w:fldCharType="end"/>
      </w:r>
      <w:bookmarkEnd w:id="668"/>
      <w:bookmarkEnd w:id="669"/>
      <w:r>
        <w:rPr>
          <w:lang w:val="en-GB"/>
        </w:rPr>
        <w:noBreakHyphen/>
      </w:r>
      <w:r>
        <w:rPr>
          <w:lang w:val="en-GB"/>
        </w:rPr>
        <w:fldChar w:fldCharType="begin"/>
      </w:r>
      <w:r>
        <w:instrText> SEQ Figure \* ARABIC </w:instrText>
      </w:r>
      <w:r>
        <w:fldChar w:fldCharType="separate"/>
      </w:r>
      <w:r>
        <w:t>32</w:t>
      </w:r>
      <w:r>
        <w:fldChar w:fldCharType="end"/>
      </w:r>
      <w:bookmarkEnd w:id="666"/>
      <w:bookmarkEnd w:id="667"/>
      <w:r>
        <w:rPr>
          <w:lang w:val="en-GB"/>
        </w:rPr>
        <w:t> : Classification and Validation Module Functional Diagram</w:t>
      </w:r>
    </w:p>
    <w:p>
      <w:pPr>
        <w:pStyle w:val="Heading4"/>
        <w:numPr>
          <w:ilvl w:val="3"/>
          <w:numId w:val="1"/>
        </w:numPr>
        <w:rPr>
          <w:rFonts w:cs="Arial"/>
        </w:rPr>
      </w:pPr>
      <w:bookmarkStart w:id="670" w:name="_Toc417423640"/>
      <w:r>
        <w:rPr>
          <w:rFonts w:cs="Arial"/>
        </w:rPr>
        <w:t>Subordinates</w:t>
      </w:r>
      <w:bookmarkEnd w:id="670"/>
      <w:r>
        <w:rPr>
          <w:rFonts w:cs="Arial"/>
        </w:rPr>
        <w:t xml:space="preserve"> </w:t>
      </w:r>
    </w:p>
    <w:p>
      <w:pPr>
        <w:pStyle w:val="Normal"/>
        <w:spacing w:beforeAutospacing="1" w:after="119"/>
        <w:rPr/>
      </w:pPr>
      <w:r>
        <w:rPr>
          <w:color w:val="000000"/>
        </w:rPr>
        <w:t xml:space="preserve">Based on </w:t>
      </w:r>
      <w:r>
        <w:rPr>
          <w:color w:val="000000"/>
        </w:rPr>
        <w:fldChar w:fldCharType="begin"/>
      </w:r>
      <w:r>
        <w:instrText> REF _Ref417374960 \h </w:instrText>
      </w:r>
      <w:r>
        <w:fldChar w:fldCharType="separate"/>
      </w:r>
      <w:r>
        <w:t>Figure  4 -32</w:t>
      </w:r>
      <w:r>
        <w:fldChar w:fldCharType="end"/>
      </w:r>
      <w:r>
        <w:rPr>
          <w:color w:val="000000"/>
        </w:rPr>
        <w:t>, the list of sub-components is the following:</w:t>
      </w:r>
    </w:p>
    <w:p>
      <w:pPr>
        <w:pStyle w:val="Normal"/>
        <w:numPr>
          <w:ilvl w:val="0"/>
          <w:numId w:val="30"/>
        </w:numPr>
        <w:spacing w:beforeAutospacing="1" w:after="198"/>
        <w:rPr>
          <w:color w:val="000000"/>
        </w:rPr>
      </w:pPr>
      <w:r>
        <w:rPr>
          <w:color w:val="000000"/>
        </w:rPr>
        <w:t>Classify: this sub-component is below</w:t>
      </w:r>
    </w:p>
    <w:p>
      <w:pPr>
        <w:pStyle w:val="Normal"/>
        <w:numPr>
          <w:ilvl w:val="0"/>
          <w:numId w:val="30"/>
        </w:numPr>
        <w:spacing w:beforeAutospacing="1" w:after="198"/>
        <w:rPr/>
      </w:pPr>
      <w:r>
        <w:rPr>
          <w:color w:val="000000"/>
        </w:rPr>
        <w:t xml:space="preserve">Validate: this sub-component is described below </w:t>
      </w:r>
    </w:p>
    <w:p>
      <w:pPr>
        <w:pStyle w:val="Heading5"/>
        <w:numPr>
          <w:ilvl w:val="4"/>
          <w:numId w:val="1"/>
        </w:numPr>
        <w:rPr/>
      </w:pPr>
      <w:r>
        <w:rPr/>
        <w:t>Classify</w:t>
      </w:r>
    </w:p>
    <w:p>
      <w:pPr>
        <w:pStyle w:val="Western"/>
        <w:rPr>
          <w:lang w:val="en-GB"/>
        </w:rPr>
      </w:pPr>
      <w:r>
        <w:rPr/>
        <w:t xml:space="preserve">This sub-component uses the OTB application </w:t>
      </w:r>
      <w:r>
        <w:rPr>
          <w:i/>
          <w:iCs/>
        </w:rPr>
        <w:t>ImageClassifier</w:t>
      </w:r>
      <w:r>
        <w:rPr/>
        <w:t>:</w:t>
      </w:r>
    </w:p>
    <w:p>
      <w:pPr>
        <w:pStyle w:val="Code"/>
        <w:rPr/>
      </w:pPr>
      <w:r>
        <w:rPr/>
        <w:t>otbcli_ImageClassifier</w:t>
      </w:r>
    </w:p>
    <w:p>
      <w:pPr>
        <w:pStyle w:val="Code"/>
        <w:rPr/>
      </w:pPr>
      <w:r>
        <w:rPr/>
        <w:tab/>
        <w:t xml:space="preserve">-in L2A_FE_TileID.tif </w:t>
      </w:r>
    </w:p>
    <w:p>
      <w:pPr>
        <w:pStyle w:val="Code"/>
        <w:rPr/>
      </w:pPr>
      <w:r>
        <w:rPr/>
        <w:tab/>
        <w:t xml:space="preserve">-mask crop_mask.tif </w:t>
      </w:r>
    </w:p>
    <w:p>
      <w:pPr>
        <w:pStyle w:val="Code"/>
        <w:rPr/>
      </w:pPr>
      <w:r>
        <w:rPr/>
        <w:tab/>
        <w:t xml:space="preserve">-imstat stats.xml </w:t>
      </w:r>
    </w:p>
    <w:p>
      <w:pPr>
        <w:pStyle w:val="Code"/>
        <w:rPr/>
      </w:pPr>
      <w:r>
        <w:rPr/>
        <w:tab/>
        <w:t xml:space="preserve">–model rf.model </w:t>
      </w:r>
    </w:p>
    <w:p>
      <w:pPr>
        <w:pStyle w:val="Code"/>
        <w:rPr/>
      </w:pPr>
      <w:r>
        <w:rPr/>
        <w:tab/>
        <w:t>-out crop_type_image.tif</w:t>
      </w:r>
    </w:p>
    <w:p>
      <w:pPr>
        <w:pStyle w:val="Western"/>
        <w:rPr/>
      </w:pPr>
      <w:r>
        <w:rPr/>
        <w:t xml:space="preserve">See </w:t>
      </w:r>
      <w:r>
        <w:rPr/>
        <w:fldChar w:fldCharType="begin"/>
      </w:r>
      <w:r>
        <w:instrText> REF _Ref417404553 \r \h </w:instrText>
      </w:r>
      <w:r>
        <w:fldChar w:fldCharType="separate"/>
      </w:r>
      <w:r>
        <w:t>RD.5</w:t>
      </w:r>
      <w:r>
        <w:fldChar w:fldCharType="end"/>
      </w:r>
      <w:r>
        <w:rPr/>
        <w:t xml:space="preserve"> for more information.</w:t>
      </w:r>
    </w:p>
    <w:p>
      <w:pPr>
        <w:pStyle w:val="Western"/>
        <w:rPr/>
      </w:pPr>
      <w:r>
        <w:rPr/>
        <w:t>If as inputs the module has a L2A_TS_TFE_PRD, the mask is empty and not used.</w:t>
      </w:r>
    </w:p>
    <w:p>
      <w:pPr>
        <w:pStyle w:val="Heading5"/>
        <w:numPr>
          <w:ilvl w:val="4"/>
          <w:numId w:val="1"/>
        </w:numPr>
        <w:rPr/>
      </w:pPr>
      <w:r>
        <w:rPr/>
        <w:t>Validate</w:t>
      </w:r>
    </w:p>
    <w:p>
      <w:pPr>
        <w:pStyle w:val="Western"/>
        <w:rPr/>
      </w:pPr>
      <w:r>
        <w:rPr/>
        <w:t>If validation samples are available in the current tile.</w:t>
      </w:r>
    </w:p>
    <w:p>
      <w:pPr>
        <w:pStyle w:val="Western"/>
        <w:rPr>
          <w:lang w:val="en-GB"/>
        </w:rPr>
      </w:pPr>
      <w:r>
        <w:rPr/>
        <w:t xml:space="preserve">This sub-component uses the OTB application </w:t>
      </w:r>
      <w:r>
        <w:rPr>
          <w:i/>
          <w:iCs/>
        </w:rPr>
        <w:t>ComputeConfusionMatrix</w:t>
      </w:r>
      <w:r>
        <w:rPr/>
        <w:t>:</w:t>
      </w:r>
    </w:p>
    <w:p>
      <w:pPr>
        <w:pStyle w:val="Code"/>
        <w:rPr>
          <w:lang w:val="fr-FR"/>
        </w:rPr>
      </w:pPr>
      <w:r>
        <w:rPr>
          <w:lang w:val="fr-FR"/>
        </w:rPr>
        <w:t xml:space="preserve">otbcli_ComputeConfusionMatrix </w:t>
      </w:r>
    </w:p>
    <w:p>
      <w:pPr>
        <w:pStyle w:val="Code"/>
        <w:ind w:firstLine="720"/>
        <w:rPr>
          <w:lang w:val="fr-FR"/>
        </w:rPr>
      </w:pPr>
      <w:r>
        <w:rPr>
          <w:lang w:val="fr-FR"/>
        </w:rPr>
        <w:t xml:space="preserve">-in crop_type_image.tif </w:t>
      </w:r>
    </w:p>
    <w:p>
      <w:pPr>
        <w:pStyle w:val="Code"/>
        <w:ind w:firstLine="720"/>
        <w:rPr/>
      </w:pPr>
      <w:r>
        <w:rPr/>
        <w:t xml:space="preserve">-ref vector </w:t>
      </w:r>
    </w:p>
    <w:p>
      <w:pPr>
        <w:pStyle w:val="Code"/>
        <w:ind w:firstLine="720"/>
        <w:rPr/>
      </w:pPr>
      <w:r>
        <w:rPr/>
        <w:t xml:space="preserve">-ref.vector.in validation_vectors.shp </w:t>
      </w:r>
    </w:p>
    <w:p>
      <w:pPr>
        <w:pStyle w:val="Code"/>
        <w:ind w:firstLine="720"/>
        <w:rPr/>
      </w:pPr>
      <w:r>
        <w:rPr/>
        <w:t xml:space="preserve">-ref.vector.field Class </w:t>
      </w:r>
    </w:p>
    <w:p>
      <w:pPr>
        <w:pStyle w:val="Code"/>
        <w:ind w:firstLine="720"/>
        <w:rPr>
          <w:rFonts w:ascii="DejaVu Sans Mono" w:hAnsi="DejaVu Sans Mono"/>
        </w:rPr>
      </w:pPr>
      <w:r>
        <w:rPr/>
        <w:t>-out crop_type_confusion_matrix.csv</w:t>
      </w:r>
    </w:p>
    <w:p>
      <w:pPr>
        <w:pStyle w:val="Western"/>
        <w:rPr/>
      </w:pPr>
      <w:r>
        <w:rPr/>
        <w:t xml:space="preserve">See </w:t>
      </w:r>
      <w:r>
        <w:rPr/>
        <w:fldChar w:fldCharType="begin"/>
      </w:r>
      <w:r>
        <w:instrText> REF _Ref417404553 \r \h </w:instrText>
      </w:r>
      <w:r>
        <w:fldChar w:fldCharType="separate"/>
      </w:r>
      <w:r>
        <w:t>RD.5</w:t>
      </w:r>
      <w:r>
        <w:fldChar w:fldCharType="end"/>
      </w:r>
      <w:r>
        <w:rPr/>
        <w:t xml:space="preserve"> for more information.</w:t>
      </w:r>
    </w:p>
    <w:p>
      <w:pPr>
        <w:pStyle w:val="Heading4"/>
        <w:numPr>
          <w:ilvl w:val="3"/>
          <w:numId w:val="1"/>
        </w:numPr>
        <w:rPr>
          <w:rFonts w:cs="Arial"/>
        </w:rPr>
      </w:pPr>
      <w:bookmarkStart w:id="671" w:name="_Toc417423641"/>
      <w:bookmarkEnd w:id="671"/>
      <w:r>
        <w:rPr>
          <w:rFonts w:cs="Arial"/>
        </w:rPr>
        <w:t>Dependencies</w:t>
      </w:r>
    </w:p>
    <w:p>
      <w:pPr>
        <w:pStyle w:val="Normal"/>
        <w:spacing w:beforeAutospacing="1" w:after="119"/>
        <w:rPr>
          <w:color w:val="000000"/>
        </w:rPr>
      </w:pPr>
      <w:r>
        <w:rPr>
          <w:color w:val="000000"/>
        </w:rPr>
        <w:t>The dependence of this module is the following:</w:t>
      </w:r>
    </w:p>
    <w:p>
      <w:pPr>
        <w:pStyle w:val="Normal"/>
        <w:numPr>
          <w:ilvl w:val="0"/>
          <w:numId w:val="31"/>
        </w:numPr>
        <w:spacing w:beforeAutospacing="1" w:after="119"/>
        <w:rPr>
          <w:color w:val="000000"/>
        </w:rPr>
      </w:pPr>
      <w:r>
        <w:rPr>
          <w:color w:val="000000"/>
        </w:rPr>
        <w:t>The Common library/package to provide capabilities to read or write L2A product (image and mask data and metadata)</w:t>
      </w:r>
    </w:p>
    <w:p>
      <w:pPr>
        <w:pStyle w:val="Normal"/>
        <w:numPr>
          <w:ilvl w:val="0"/>
          <w:numId w:val="31"/>
        </w:numPr>
        <w:spacing w:beforeAutospacing="1" w:after="198"/>
        <w:rPr>
          <w:color w:val="000000"/>
        </w:rPr>
      </w:pPr>
      <w:r>
        <w:rPr>
          <w:color w:val="000000"/>
        </w:rPr>
        <w:t>OTB application package</w:t>
      </w:r>
    </w:p>
    <w:p>
      <w:pPr>
        <w:pStyle w:val="Normal"/>
        <w:spacing w:beforeAutospacing="1" w:after="119"/>
        <w:rPr/>
      </w:pPr>
      <w:r>
        <w:rPr>
          <w:color w:val="000000"/>
        </w:rPr>
        <w:t>This component should be initialized at the beginning of the module.</w:t>
      </w:r>
    </w:p>
    <w:p>
      <w:pPr>
        <w:pStyle w:val="Heading4"/>
        <w:numPr>
          <w:ilvl w:val="3"/>
          <w:numId w:val="1"/>
        </w:numPr>
        <w:rPr>
          <w:rFonts w:cs="Arial"/>
        </w:rPr>
      </w:pPr>
      <w:bookmarkStart w:id="672" w:name="_Toc417423642"/>
      <w:bookmarkEnd w:id="672"/>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32"/>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33"/>
        </w:numPr>
        <w:spacing w:beforeAutospacing="1" w:after="198"/>
        <w:rPr>
          <w:color w:val="000000"/>
        </w:rPr>
      </w:pPr>
      <w:r>
        <w:rPr>
          <w:color w:val="000000"/>
        </w:rPr>
        <w:t>As inputs:</w:t>
      </w:r>
    </w:p>
    <w:p>
      <w:pPr>
        <w:pStyle w:val="NormalWeb"/>
        <w:numPr>
          <w:ilvl w:val="1"/>
          <w:numId w:val="33"/>
        </w:numPr>
        <w:spacing w:before="0" w:afterAutospacing="0" w:after="198"/>
        <w:rPr>
          <w:lang w:val="en-GB"/>
        </w:rPr>
      </w:pPr>
      <w:r>
        <w:rPr>
          <w:lang w:val="en-GB"/>
        </w:rPr>
        <w:t>A L2A_TS_FE_PRD or a L2A_TS_TFE_PRD</w:t>
      </w:r>
    </w:p>
    <w:p>
      <w:pPr>
        <w:pStyle w:val="Normal"/>
        <w:numPr>
          <w:ilvl w:val="1"/>
          <w:numId w:val="33"/>
        </w:numPr>
        <w:spacing w:beforeAutospacing="1" w:after="198"/>
        <w:rPr>
          <w:color w:val="000000"/>
        </w:rPr>
      </w:pPr>
      <w:r>
        <w:rPr>
          <w:color w:val="000000"/>
        </w:rPr>
        <w:t xml:space="preserve"> </w:t>
      </w:r>
      <w:r>
        <w:rPr>
          <w:color w:val="000000"/>
        </w:rPr>
        <w:t>Statistic file of FE_PRD</w:t>
      </w:r>
    </w:p>
    <w:p>
      <w:pPr>
        <w:pStyle w:val="Normal"/>
        <w:numPr>
          <w:ilvl w:val="1"/>
          <w:numId w:val="33"/>
        </w:numPr>
        <w:spacing w:beforeAutospacing="1" w:after="198"/>
        <w:rPr>
          <w:color w:val="000000"/>
        </w:rPr>
      </w:pPr>
      <w:r>
        <w:rPr>
          <w:color w:val="000000"/>
        </w:rPr>
        <w:t xml:space="preserve"> </w:t>
      </w:r>
      <w:r>
        <w:rPr>
          <w:color w:val="000000"/>
        </w:rPr>
        <w:t>RF model from training step</w:t>
      </w:r>
    </w:p>
    <w:p>
      <w:pPr>
        <w:pStyle w:val="Normal"/>
        <w:numPr>
          <w:ilvl w:val="1"/>
          <w:numId w:val="33"/>
        </w:numPr>
        <w:spacing w:beforeAutospacing="1" w:after="198"/>
        <w:rPr>
          <w:color w:val="000000"/>
        </w:rPr>
      </w:pPr>
      <w:r>
        <w:rPr>
          <w:color w:val="000000"/>
        </w:rPr>
        <w:t>Validation vector samples</w:t>
      </w:r>
    </w:p>
    <w:p>
      <w:pPr>
        <w:pStyle w:val="ListParagraph"/>
        <w:numPr>
          <w:ilvl w:val="1"/>
          <w:numId w:val="33"/>
        </w:numPr>
        <w:rPr>
          <w:color w:val="000000"/>
        </w:rPr>
      </w:pPr>
      <w:r>
        <w:rPr>
          <w:color w:val="000000"/>
          <w:lang w:eastAsia="en-US"/>
        </w:rPr>
        <w:t>Crop mask (optional)</w:t>
      </w:r>
    </w:p>
    <w:p>
      <w:pPr>
        <w:pStyle w:val="Normal"/>
        <w:numPr>
          <w:ilvl w:val="0"/>
          <w:numId w:val="33"/>
        </w:numPr>
        <w:spacing w:beforeAutospacing="1" w:after="198"/>
        <w:rPr>
          <w:color w:val="000000"/>
        </w:rPr>
      </w:pPr>
      <w:r>
        <w:rPr>
          <w:color w:val="000000"/>
        </w:rPr>
        <w:t>As output, the new L4A product (S2_L3A_PRD):</w:t>
      </w:r>
    </w:p>
    <w:p>
      <w:pPr>
        <w:pStyle w:val="Normal"/>
        <w:numPr>
          <w:ilvl w:val="1"/>
          <w:numId w:val="33"/>
        </w:numPr>
        <w:spacing w:beforeAutospacing="1" w:after="198"/>
        <w:rPr>
          <w:color w:val="000000"/>
        </w:rPr>
      </w:pPr>
      <w:r>
        <w:rPr>
          <w:color w:val="000000"/>
        </w:rPr>
        <w:t>A crop type map</w:t>
      </w:r>
    </w:p>
    <w:p>
      <w:pPr>
        <w:pStyle w:val="Normal"/>
        <w:numPr>
          <w:ilvl w:val="1"/>
          <w:numId w:val="33"/>
        </w:numPr>
        <w:spacing w:beforeAutospacing="1" w:after="198"/>
        <w:rPr>
          <w:color w:val="000000"/>
        </w:rPr>
      </w:pPr>
      <w:r>
        <w:rPr>
          <w:color w:val="000000"/>
        </w:rPr>
        <w:t>A confusion matrix</w:t>
      </w:r>
    </w:p>
    <w:p>
      <w:pPr>
        <w:pStyle w:val="Normal"/>
        <w:numPr>
          <w:ilvl w:val="0"/>
          <w:numId w:val="33"/>
        </w:numPr>
        <w:spacing w:beforeAutospacing="1" w:after="198"/>
        <w:rPr>
          <w:color w:val="000000"/>
        </w:rPr>
      </w:pPr>
      <w:r>
        <w:rPr>
          <w:color w:val="000000"/>
        </w:rPr>
        <w:t>As auxiliary data</w:t>
      </w:r>
    </w:p>
    <w:p>
      <w:pPr>
        <w:pStyle w:val="Normal"/>
        <w:numPr>
          <w:ilvl w:val="1"/>
          <w:numId w:val="33"/>
        </w:numPr>
        <w:spacing w:beforeAutospacing="1" w:after="198"/>
        <w:rPr>
          <w:color w:val="000000"/>
        </w:rPr>
      </w:pPr>
      <w:r>
        <w:rPr>
          <w:color w:val="000000"/>
        </w:rPr>
        <w:t>Not applicable here</w:t>
      </w:r>
    </w:p>
    <w:p>
      <w:pPr>
        <w:pStyle w:val="Normal"/>
        <w:numPr>
          <w:ilvl w:val="0"/>
          <w:numId w:val="33"/>
        </w:numPr>
        <w:spacing w:beforeAutospacing="1" w:after="198"/>
        <w:rPr>
          <w:color w:val="000000"/>
        </w:rPr>
      </w:pPr>
      <w:r>
        <w:rPr>
          <w:color w:val="000000"/>
        </w:rPr>
        <w:t>As image processing parameters: not applicable here</w:t>
      </w:r>
    </w:p>
    <w:p>
      <w:pPr>
        <w:pStyle w:val="Heading4"/>
        <w:numPr>
          <w:ilvl w:val="3"/>
          <w:numId w:val="1"/>
        </w:numPr>
        <w:rPr>
          <w:rFonts w:cs="Arial"/>
        </w:rPr>
      </w:pPr>
      <w:bookmarkStart w:id="673" w:name="_Toc417423643"/>
      <w:bookmarkEnd w:id="673"/>
      <w:r>
        <w:rPr>
          <w:rFonts w:cs="Arial"/>
        </w:rPr>
        <w:t>Resources</w:t>
      </w:r>
    </w:p>
    <w:p>
      <w:pPr>
        <w:pStyle w:val="Western"/>
        <w:rPr/>
      </w:pPr>
      <w:r>
        <w:rPr/>
        <w:t xml:space="preserve">Not Applicable </w:t>
      </w:r>
    </w:p>
    <w:p>
      <w:pPr>
        <w:pStyle w:val="Heading4"/>
        <w:numPr>
          <w:ilvl w:val="3"/>
          <w:numId w:val="1"/>
        </w:numPr>
        <w:rPr>
          <w:rFonts w:cs="Arial"/>
        </w:rPr>
      </w:pPr>
      <w:bookmarkStart w:id="674" w:name="_Toc417423644"/>
      <w:r>
        <w:rPr>
          <w:rFonts w:cs="Arial"/>
        </w:rPr>
        <w:t>References</w:t>
      </w:r>
      <w:bookmarkEnd w:id="674"/>
      <w:r>
        <w:rPr>
          <w:rFonts w:cs="Arial"/>
        </w:rPr>
        <w:t xml:space="preserve"> </w:t>
      </w:r>
    </w:p>
    <w:p>
      <w:pPr>
        <w:pStyle w:val="Western"/>
        <w:rPr/>
      </w:pPr>
      <w:r>
        <w:rPr/>
        <w:t xml:space="preserve">The algorithm part of this component is described in the </w:t>
      </w:r>
      <w:r>
        <w:rPr>
          <w:lang w:val="en-GB"/>
        </w:rPr>
        <w:t>ATBD</w:t>
      </w:r>
      <w:r>
        <w:rPr/>
        <w:t xml:space="preserve"> [</w:t>
      </w:r>
      <w:r>
        <w:rPr/>
        <w:fldChar w:fldCharType="begin"/>
      </w:r>
      <w:r>
        <w:instrText> REF _Ref417404553 \r \h </w:instrText>
      </w:r>
      <w:r>
        <w:fldChar w:fldCharType="separate"/>
      </w:r>
      <w:r>
        <w:t>RD.5</w:t>
      </w:r>
      <w:r>
        <w:fldChar w:fldCharType="end"/>
      </w:r>
      <w:r>
        <w:rPr/>
        <w:t>]</w:t>
      </w:r>
    </w:p>
    <w:p>
      <w:pPr>
        <w:pStyle w:val="Western"/>
        <w:rPr/>
      </w:pPr>
      <w:r>
        <w:rPr/>
        <w:t xml:space="preserve">This component used also some common functions from the Common package/library: read or write specific product format. </w:t>
      </w:r>
    </w:p>
    <w:p>
      <w:pPr>
        <w:pStyle w:val="Heading4"/>
        <w:numPr>
          <w:ilvl w:val="3"/>
          <w:numId w:val="1"/>
        </w:numPr>
        <w:rPr>
          <w:rFonts w:cs="Arial"/>
        </w:rPr>
      </w:pPr>
      <w:bookmarkStart w:id="675" w:name="_Toc417423645"/>
      <w:bookmarkEnd w:id="675"/>
      <w:r>
        <w:rPr>
          <w:rFonts w:cs="Arial"/>
        </w:rPr>
        <w:t>Data</w:t>
      </w:r>
    </w:p>
    <w:p>
      <w:pPr>
        <w:pStyle w:val="Normal"/>
        <w:rPr/>
      </w:pPr>
      <w:r>
        <w:rPr/>
        <w:t>Not Applicable here.</w:t>
      </w:r>
    </w:p>
    <w:p>
      <w:pPr>
        <w:pStyle w:val="Heading3"/>
        <w:numPr>
          <w:ilvl w:val="2"/>
          <w:numId w:val="1"/>
        </w:numPr>
        <w:rPr/>
      </w:pPr>
      <w:bookmarkStart w:id="676" w:name="_Ref417422858"/>
      <w:bookmarkStart w:id="677" w:name="_Toc417423646"/>
      <w:r>
        <w:rPr/>
        <w:t>LUT Generation</w:t>
      </w:r>
      <w:bookmarkEnd w:id="676"/>
      <w:bookmarkEnd w:id="677"/>
      <w:r>
        <w:rPr/>
        <w:t xml:space="preserve"> </w:t>
      </w:r>
    </w:p>
    <w:p>
      <w:pPr>
        <w:pStyle w:val="Heading4"/>
        <w:numPr>
          <w:ilvl w:val="3"/>
          <w:numId w:val="1"/>
        </w:numPr>
        <w:rPr>
          <w:rFonts w:cs="Arial"/>
        </w:rPr>
      </w:pPr>
      <w:bookmarkStart w:id="678" w:name="_Toc417423647"/>
      <w:bookmarkEnd w:id="678"/>
      <w:r>
        <w:rPr>
          <w:rFonts w:cs="Arial"/>
        </w:rPr>
        <w:t>Type</w:t>
      </w:r>
    </w:p>
    <w:p>
      <w:pPr>
        <w:pStyle w:val="Western"/>
        <w:rPr/>
      </w:pPr>
      <w:r>
        <w:rPr/>
        <w:t>The LUT generation represents a processing step of the crop type processor. This module is a collection of executable or internal functions.</w:t>
      </w:r>
    </w:p>
    <w:p>
      <w:pPr>
        <w:pStyle w:val="Heading4"/>
        <w:numPr>
          <w:ilvl w:val="3"/>
          <w:numId w:val="1"/>
        </w:numPr>
        <w:rPr>
          <w:rFonts w:cs="Arial"/>
        </w:rPr>
      </w:pPr>
      <w:bookmarkStart w:id="679" w:name="_Toc417423648"/>
      <w:r>
        <w:rPr>
          <w:rFonts w:cs="Arial"/>
        </w:rPr>
        <w:t>Purpose</w:t>
      </w:r>
      <w:bookmarkEnd w:id="679"/>
      <w:r>
        <w:rPr>
          <w:rFonts w:cs="Arial"/>
        </w:rPr>
        <w:t xml:space="preserve"> </w:t>
      </w:r>
    </w:p>
    <w:p>
      <w:pPr>
        <w:pStyle w:val="Western"/>
        <w:rPr/>
      </w:pPr>
      <w:r>
        <w:rPr/>
        <w:t>The LUT generation allows having a rule to color pixels. The labeled image from classification is colored with this LUT.</w:t>
      </w:r>
    </w:p>
    <w:p>
      <w:pPr>
        <w:pStyle w:val="Heading4"/>
        <w:numPr>
          <w:ilvl w:val="3"/>
          <w:numId w:val="1"/>
        </w:numPr>
        <w:rPr>
          <w:rFonts w:cs="Arial"/>
        </w:rPr>
      </w:pPr>
      <w:bookmarkStart w:id="680" w:name="_Toc417423649"/>
      <w:bookmarkEnd w:id="680"/>
      <w:r>
        <w:rPr>
          <w:rFonts w:cs="Arial"/>
        </w:rPr>
        <w:t>Function</w:t>
      </w:r>
    </w:p>
    <w:p>
      <w:pPr>
        <w:pStyle w:val="Western"/>
        <w:rPr/>
      </w:pPr>
      <w:r>
        <w:rPr>
          <w:lang w:val="en-GB"/>
        </w:rPr>
        <w:t xml:space="preserve">This module helps to produce a product compatible with the product format of the crop type. In </w:t>
      </w:r>
      <w:r>
        <w:rPr>
          <w:lang w:val="en-GB"/>
        </w:rPr>
        <w:fldChar w:fldCharType="begin"/>
      </w:r>
      <w:r>
        <w:instrText> REF _Ref417375142 \h </w:instrText>
      </w:r>
      <w:r>
        <w:fldChar w:fldCharType="separate"/>
      </w:r>
      <w:r>
        <w:t>Figure  4 -33</w:t>
      </w:r>
      <w:r>
        <w:fldChar w:fldCharType="end"/>
      </w:r>
      <w:r>
        <w:rPr>
          <w:lang w:val="en-GB"/>
        </w:rPr>
        <w:t xml:space="preserve">, we present a global diagram of the different main steps of the module. The different sub-components describes in the following section. </w:t>
      </w:r>
    </w:p>
    <w:p>
      <w:pPr>
        <w:pStyle w:val="Normal"/>
        <w:jc w:val="center"/>
        <w:rPr/>
      </w:pPr>
      <w:r>
        <w:rPr/>
        <w:drawing>
          <wp:inline distT="0" distB="0" distL="0" distR="0">
            <wp:extent cx="4171950" cy="1085850"/>
            <wp:effectExtent l="0" t="0" r="0" b="0"/>
            <wp:docPr id="36"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0" descr=""/>
                    <pic:cNvPicPr>
                      <a:picLocks noChangeAspect="1" noChangeArrowheads="1"/>
                    </pic:cNvPicPr>
                  </pic:nvPicPr>
                  <pic:blipFill>
                    <a:blip r:embed="rId44"/>
                    <a:stretch>
                      <a:fillRect/>
                    </a:stretch>
                  </pic:blipFill>
                  <pic:spPr bwMode="auto">
                    <a:xfrm>
                      <a:off x="0" y="0"/>
                      <a:ext cx="4171950" cy="1085850"/>
                    </a:xfrm>
                    <a:prstGeom prst="rect">
                      <a:avLst/>
                    </a:prstGeom>
                    <a:noFill/>
                    <a:ln w="9525">
                      <a:noFill/>
                      <a:miter lim="800000"/>
                      <a:headEnd/>
                      <a:tailEnd/>
                    </a:ln>
                  </pic:spPr>
                </pic:pic>
              </a:graphicData>
            </a:graphic>
          </wp:inline>
        </w:drawing>
      </w:r>
    </w:p>
    <w:p>
      <w:pPr>
        <w:pStyle w:val="Caption1"/>
        <w:rPr/>
      </w:pPr>
      <w:bookmarkStart w:id="681" w:name="_Toc417422290"/>
      <w:bookmarkStart w:id="682" w:name="_Ref417375142"/>
      <w:r>
        <w:rPr>
          <w:lang w:val="en-GB"/>
        </w:rPr>
        <w:t xml:space="preserve">Figure </w:t>
      </w:r>
      <w:r>
        <w:fldChar w:fldCharType="begin"/>
      </w:r>
      <w:r>
        <w:instrText>STYLEREF 1 \s</w:instrText>
      </w:r>
      <w:r>
        <w:fldChar w:fldCharType="separate"/>
      </w:r>
      <w:bookmarkStart w:id="683" w:name="__Fieldmark__9463_51071921"/>
      <w:r>
        <w:rPr>
          <w:lang w:val="en-GB"/>
        </w:rPr>
        <w:t>4</w:t>
      </w:r>
      <w:bookmarkStart w:id="684" w:name="__Fieldmark__9999_714155160"/>
      <w:r>
        <w:rPr>
          <w:lang w:val="en-GB"/>
        </w:rPr>
      </w:r>
      <w:r>
        <w:fldChar w:fldCharType="end"/>
      </w:r>
      <w:bookmarkEnd w:id="683"/>
      <w:bookmarkEnd w:id="684"/>
      <w:r>
        <w:rPr>
          <w:lang w:val="en-GB"/>
        </w:rPr>
        <w:noBreakHyphen/>
      </w:r>
      <w:r>
        <w:rPr>
          <w:lang w:val="en-GB"/>
        </w:rPr>
        <w:fldChar w:fldCharType="begin"/>
      </w:r>
      <w:r>
        <w:instrText> SEQ Figure \* ARABIC </w:instrText>
      </w:r>
      <w:r>
        <w:fldChar w:fldCharType="separate"/>
      </w:r>
      <w:r>
        <w:t>33</w:t>
      </w:r>
      <w:r>
        <w:fldChar w:fldCharType="end"/>
      </w:r>
      <w:bookmarkEnd w:id="681"/>
      <w:bookmarkEnd w:id="682"/>
      <w:r>
        <w:rPr>
          <w:lang w:val="en-GB"/>
        </w:rPr>
        <w:t> : LUT Functional Diagram</w:t>
      </w:r>
    </w:p>
    <w:p>
      <w:pPr>
        <w:pStyle w:val="Heading4"/>
        <w:numPr>
          <w:ilvl w:val="3"/>
          <w:numId w:val="1"/>
        </w:numPr>
        <w:rPr>
          <w:rFonts w:cs="Arial"/>
        </w:rPr>
      </w:pPr>
      <w:bookmarkStart w:id="685" w:name="_Toc417423650"/>
      <w:r>
        <w:rPr>
          <w:rFonts w:cs="Arial"/>
        </w:rPr>
        <w:t>Subordinates</w:t>
      </w:r>
      <w:bookmarkEnd w:id="685"/>
      <w:r>
        <w:rPr>
          <w:rFonts w:cs="Arial"/>
        </w:rPr>
        <w:t xml:space="preserve"> </w:t>
      </w:r>
    </w:p>
    <w:p>
      <w:pPr>
        <w:pStyle w:val="Normal"/>
        <w:spacing w:beforeAutospacing="1" w:after="119"/>
        <w:rPr/>
      </w:pPr>
      <w:r>
        <w:rPr>
          <w:color w:val="000000"/>
        </w:rPr>
        <w:t xml:space="preserve">Based on </w:t>
      </w:r>
      <w:r>
        <w:rPr>
          <w:color w:val="000000"/>
        </w:rPr>
        <w:fldChar w:fldCharType="begin"/>
      </w:r>
      <w:r>
        <w:instrText> REF _Ref417375142 \h </w:instrText>
      </w:r>
      <w:r>
        <w:fldChar w:fldCharType="separate"/>
      </w:r>
      <w:r>
        <w:t>Figure  4 -33</w:t>
      </w:r>
      <w:r>
        <w:fldChar w:fldCharType="end"/>
      </w:r>
      <w:r>
        <w:rPr>
          <w:color w:val="000000"/>
        </w:rPr>
        <w:t>, the list of sub-components is the following:</w:t>
      </w:r>
    </w:p>
    <w:p>
      <w:pPr>
        <w:pStyle w:val="Normal"/>
        <w:numPr>
          <w:ilvl w:val="0"/>
          <w:numId w:val="34"/>
        </w:numPr>
        <w:spacing w:beforeAutospacing="1" w:after="198"/>
        <w:rPr/>
      </w:pPr>
      <w:r>
        <w:rPr>
          <w:color w:val="000000"/>
        </w:rPr>
        <w:t>LUT generation: this sub-component is below</w:t>
      </w:r>
    </w:p>
    <w:p>
      <w:pPr>
        <w:pStyle w:val="Heading5"/>
        <w:numPr>
          <w:ilvl w:val="4"/>
          <w:numId w:val="1"/>
        </w:numPr>
        <w:rPr/>
      </w:pPr>
      <w:r>
        <w:rPr/>
        <w:t>LUT generation</w:t>
      </w:r>
    </w:p>
    <w:p>
      <w:pPr>
        <w:pStyle w:val="Western"/>
        <w:rPr/>
      </w:pPr>
      <w:r>
        <w:rPr/>
        <w:t>This subcomponent is used with the following pseudo code:</w:t>
      </w:r>
    </w:p>
    <w:p>
      <w:pPr>
        <w:pStyle w:val="Western"/>
        <w:numPr>
          <w:ilvl w:val="0"/>
          <w:numId w:val="35"/>
        </w:numPr>
        <w:rPr/>
      </w:pPr>
      <w:r>
        <w:rPr/>
        <w:t>For each labeled image:</w:t>
      </w:r>
    </w:p>
    <w:p>
      <w:pPr>
        <w:pStyle w:val="Western"/>
        <w:numPr>
          <w:ilvl w:val="0"/>
          <w:numId w:val="36"/>
        </w:numPr>
        <w:rPr/>
      </w:pPr>
      <w:r>
        <w:rPr/>
        <w:t>For each label of the classification image :</w:t>
      </w:r>
    </w:p>
    <w:p>
      <w:pPr>
        <w:pStyle w:val="Western"/>
        <w:numPr>
          <w:ilvl w:val="1"/>
          <w:numId w:val="36"/>
        </w:numPr>
        <w:rPr/>
      </w:pPr>
      <w:r>
        <w:rPr/>
        <w:t>Read the color and the label text in the XML</w:t>
      </w:r>
    </w:p>
    <w:p>
      <w:pPr>
        <w:pStyle w:val="Western"/>
        <w:numPr>
          <w:ilvl w:val="1"/>
          <w:numId w:val="36"/>
        </w:numPr>
        <w:rPr/>
      </w:pPr>
      <w:r>
        <w:rPr/>
        <w:t>Add a new line to the LUT as follows :</w:t>
      </w:r>
    </w:p>
    <w:p>
      <w:pPr>
        <w:pStyle w:val="Western"/>
        <w:numPr>
          <w:ilvl w:val="2"/>
          <w:numId w:val="36"/>
        </w:numPr>
        <w:rPr/>
      </w:pPr>
      <w:r>
        <w:rPr/>
        <w:t>number_label red green blue (ex : 1 0 255 45)</w:t>
      </w:r>
    </w:p>
    <w:p>
      <w:pPr>
        <w:pStyle w:val="Heading4"/>
        <w:numPr>
          <w:ilvl w:val="3"/>
          <w:numId w:val="1"/>
        </w:numPr>
        <w:rPr>
          <w:rFonts w:cs="Arial"/>
        </w:rPr>
      </w:pPr>
      <w:bookmarkStart w:id="686" w:name="_Toc417423651"/>
      <w:r>
        <w:rPr>
          <w:rFonts w:cs="Arial"/>
        </w:rPr>
        <w:t>Dependencies</w:t>
      </w:r>
      <w:bookmarkEnd w:id="686"/>
      <w:r>
        <w:rPr>
          <w:rFonts w:cs="Arial"/>
        </w:rPr>
        <w:t xml:space="preserve"> </w:t>
      </w:r>
    </w:p>
    <w:p>
      <w:pPr>
        <w:pStyle w:val="Western"/>
        <w:rPr>
          <w:lang w:val="en-GB"/>
        </w:rPr>
      </w:pPr>
      <w:r>
        <w:rPr>
          <w:lang w:val="en-GB"/>
        </w:rPr>
        <w:t>The dependence of this module is the following:</w:t>
      </w:r>
    </w:p>
    <w:p>
      <w:pPr>
        <w:pStyle w:val="Western"/>
        <w:numPr>
          <w:ilvl w:val="0"/>
          <w:numId w:val="37"/>
        </w:numPr>
        <w:rPr>
          <w:lang w:val="en-GB"/>
        </w:rPr>
      </w:pPr>
      <w:r>
        <w:rPr>
          <w:lang w:val="en-GB"/>
        </w:rPr>
        <w:t>The Common library/package to provide capabilities to read or write L2A product (image and mask data and metadata)</w:t>
      </w:r>
    </w:p>
    <w:p>
      <w:pPr>
        <w:pStyle w:val="Western"/>
        <w:rPr>
          <w:lang w:val="en-GB"/>
        </w:rPr>
      </w:pPr>
      <w:r>
        <w:rPr>
          <w:lang w:val="en-GB"/>
        </w:rPr>
        <w:t>This component should be initialized at the beginning of the module.</w:t>
      </w:r>
    </w:p>
    <w:p>
      <w:pPr>
        <w:pStyle w:val="Heading4"/>
        <w:numPr>
          <w:ilvl w:val="3"/>
          <w:numId w:val="1"/>
        </w:numPr>
        <w:rPr>
          <w:rFonts w:cs="Arial"/>
        </w:rPr>
      </w:pPr>
      <w:bookmarkStart w:id="687" w:name="_Toc417423652"/>
      <w:bookmarkEnd w:id="687"/>
      <w:r>
        <w:rPr>
          <w:rFonts w:cs="Arial"/>
        </w:rPr>
        <w:t>Interfaces</w:t>
      </w:r>
    </w:p>
    <w:p>
      <w:pPr>
        <w:pStyle w:val="Normal"/>
        <w:rPr/>
      </w:pPr>
      <w:r>
        <w:rPr/>
        <w:t>The main interfaces in term of control flow are:</w:t>
      </w:r>
    </w:p>
    <w:p>
      <w:pPr>
        <w:pStyle w:val="Normal"/>
        <w:numPr>
          <w:ilvl w:val="0"/>
          <w:numId w:val="38"/>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rPr/>
      </w:pPr>
      <w:r>
        <w:rPr/>
        <w:t>The main interfaces in term of data flow of its module are:</w:t>
      </w:r>
    </w:p>
    <w:p>
      <w:pPr>
        <w:pStyle w:val="Normal"/>
        <w:numPr>
          <w:ilvl w:val="0"/>
          <w:numId w:val="39"/>
        </w:numPr>
        <w:spacing w:beforeAutospacing="1" w:after="198"/>
        <w:rPr>
          <w:color w:val="000000"/>
        </w:rPr>
      </w:pPr>
      <w:r>
        <w:rPr>
          <w:color w:val="000000"/>
        </w:rPr>
        <w:t>As inputs:</w:t>
      </w:r>
    </w:p>
    <w:p>
      <w:pPr>
        <w:pStyle w:val="Normal"/>
        <w:numPr>
          <w:ilvl w:val="1"/>
          <w:numId w:val="39"/>
        </w:numPr>
        <w:spacing w:beforeAutospacing="1" w:after="198"/>
        <w:rPr>
          <w:color w:val="000000"/>
        </w:rPr>
      </w:pPr>
      <w:r>
        <w:rPr>
          <w:color w:val="000000"/>
        </w:rPr>
        <w:t>List of the classification labelled images</w:t>
      </w:r>
    </w:p>
    <w:p>
      <w:pPr>
        <w:pStyle w:val="Normal"/>
        <w:numPr>
          <w:ilvl w:val="1"/>
          <w:numId w:val="39"/>
        </w:numPr>
        <w:spacing w:beforeAutospacing="1" w:after="198"/>
        <w:rPr>
          <w:color w:val="000000"/>
        </w:rPr>
      </w:pPr>
      <w:r>
        <w:rPr>
          <w:color w:val="000000"/>
        </w:rPr>
        <w:t>XML file with the description of the input chain samples</w:t>
      </w:r>
    </w:p>
    <w:p>
      <w:pPr>
        <w:pStyle w:val="Normal"/>
        <w:numPr>
          <w:ilvl w:val="0"/>
          <w:numId w:val="39"/>
        </w:numPr>
        <w:spacing w:beforeAutospacing="1" w:after="198"/>
        <w:rPr>
          <w:color w:val="000000"/>
        </w:rPr>
      </w:pPr>
      <w:r>
        <w:rPr>
          <w:color w:val="000000"/>
        </w:rPr>
        <w:t>As output:</w:t>
      </w:r>
    </w:p>
    <w:p>
      <w:pPr>
        <w:pStyle w:val="Normal"/>
        <w:numPr>
          <w:ilvl w:val="1"/>
          <w:numId w:val="39"/>
        </w:numPr>
        <w:spacing w:beforeAutospacing="1" w:after="198"/>
        <w:rPr>
          <w:color w:val="000000"/>
        </w:rPr>
      </w:pPr>
      <w:r>
        <w:rPr>
          <w:color w:val="000000"/>
        </w:rPr>
        <w:t>A Color Table</w:t>
      </w:r>
    </w:p>
    <w:p>
      <w:pPr>
        <w:pStyle w:val="Normal"/>
        <w:numPr>
          <w:ilvl w:val="0"/>
          <w:numId w:val="39"/>
        </w:numPr>
        <w:spacing w:beforeAutospacing="1" w:after="198"/>
        <w:rPr>
          <w:color w:val="000000"/>
        </w:rPr>
      </w:pPr>
      <w:r>
        <w:rPr>
          <w:color w:val="000000"/>
        </w:rPr>
        <w:t>As auxiliary data</w:t>
      </w:r>
    </w:p>
    <w:p>
      <w:pPr>
        <w:pStyle w:val="Normal"/>
        <w:numPr>
          <w:ilvl w:val="1"/>
          <w:numId w:val="39"/>
        </w:numPr>
        <w:spacing w:beforeAutospacing="1" w:after="198"/>
        <w:rPr>
          <w:color w:val="000000"/>
        </w:rPr>
      </w:pPr>
      <w:r>
        <w:rPr>
          <w:color w:val="000000"/>
        </w:rPr>
        <w:t>Not applicable here</w:t>
      </w:r>
    </w:p>
    <w:p>
      <w:pPr>
        <w:pStyle w:val="Normal"/>
        <w:numPr>
          <w:ilvl w:val="0"/>
          <w:numId w:val="39"/>
        </w:numPr>
        <w:spacing w:beforeAutospacing="1" w:after="198"/>
        <w:rPr>
          <w:color w:val="000000"/>
        </w:rPr>
      </w:pPr>
      <w:r>
        <w:rPr>
          <w:color w:val="000000"/>
        </w:rPr>
        <w:t>As image processing parameters</w:t>
      </w:r>
    </w:p>
    <w:p>
      <w:pPr>
        <w:pStyle w:val="Normal"/>
        <w:numPr>
          <w:ilvl w:val="1"/>
          <w:numId w:val="39"/>
        </w:numPr>
        <w:spacing w:beforeAutospacing="1" w:after="198"/>
        <w:rPr>
          <w:color w:val="000000"/>
        </w:rPr>
      </w:pPr>
      <w:r>
        <w:rPr>
          <w:color w:val="000000"/>
        </w:rPr>
        <w:t>Not applicable here</w:t>
      </w:r>
    </w:p>
    <w:p>
      <w:pPr>
        <w:pStyle w:val="Heading4"/>
        <w:numPr>
          <w:ilvl w:val="3"/>
          <w:numId w:val="1"/>
        </w:numPr>
        <w:rPr>
          <w:rFonts w:cs="Arial"/>
        </w:rPr>
      </w:pPr>
      <w:bookmarkStart w:id="688" w:name="_Toc417423653"/>
      <w:bookmarkEnd w:id="688"/>
      <w:r>
        <w:rPr>
          <w:rFonts w:cs="Arial"/>
        </w:rPr>
        <w:t>Resources</w:t>
      </w:r>
    </w:p>
    <w:p>
      <w:pPr>
        <w:pStyle w:val="Western"/>
        <w:rPr/>
      </w:pPr>
      <w:r>
        <w:rPr/>
        <w:t xml:space="preserve">Not Applicable </w:t>
      </w:r>
    </w:p>
    <w:p>
      <w:pPr>
        <w:pStyle w:val="Heading4"/>
        <w:numPr>
          <w:ilvl w:val="3"/>
          <w:numId w:val="1"/>
        </w:numPr>
        <w:rPr>
          <w:rFonts w:cs="Arial"/>
        </w:rPr>
      </w:pPr>
      <w:bookmarkStart w:id="689" w:name="_Toc417423654"/>
      <w:r>
        <w:rPr>
          <w:rFonts w:cs="Arial"/>
        </w:rPr>
        <w:t>References</w:t>
      </w:r>
      <w:bookmarkEnd w:id="689"/>
      <w:r>
        <w:rPr>
          <w:rFonts w:cs="Arial"/>
        </w:rPr>
        <w:t xml:space="preserve"> </w:t>
      </w:r>
    </w:p>
    <w:p>
      <w:pPr>
        <w:pStyle w:val="Western"/>
        <w:rPr/>
      </w:pPr>
      <w:r>
        <w:rPr/>
        <w:t>This component used also some common sub-components from the Common package/library.</w:t>
      </w:r>
    </w:p>
    <w:p>
      <w:pPr>
        <w:pStyle w:val="Heading4"/>
        <w:numPr>
          <w:ilvl w:val="3"/>
          <w:numId w:val="1"/>
        </w:numPr>
        <w:rPr>
          <w:rFonts w:cs="Arial"/>
        </w:rPr>
      </w:pPr>
      <w:bookmarkStart w:id="690" w:name="_Toc417423655"/>
      <w:bookmarkEnd w:id="690"/>
      <w:r>
        <w:rPr>
          <w:rFonts w:cs="Arial"/>
        </w:rPr>
        <w:t>Data</w:t>
      </w:r>
    </w:p>
    <w:p>
      <w:pPr>
        <w:pStyle w:val="Normal"/>
        <w:spacing w:beforeAutospacing="1" w:after="198"/>
        <w:rPr/>
      </w:pPr>
      <w:r>
        <w:rPr>
          <w:color w:val="000000"/>
        </w:rPr>
        <w:t>Not applicable here</w:t>
      </w:r>
    </w:p>
    <w:p>
      <w:pPr>
        <w:pStyle w:val="Heading3"/>
        <w:numPr>
          <w:ilvl w:val="2"/>
          <w:numId w:val="1"/>
        </w:numPr>
        <w:rPr/>
      </w:pPr>
      <w:bookmarkStart w:id="691" w:name="_Ref417406049"/>
      <w:bookmarkStart w:id="692" w:name="_Ref417406351"/>
      <w:bookmarkStart w:id="693" w:name="_Ref417406707"/>
      <w:bookmarkStart w:id="694" w:name="_Toc417423656"/>
      <w:r>
        <w:rPr/>
        <w:t>Time Series Feature Extraction Module</w:t>
      </w:r>
      <w:bookmarkEnd w:id="691"/>
      <w:bookmarkEnd w:id="692"/>
      <w:bookmarkEnd w:id="693"/>
      <w:bookmarkEnd w:id="694"/>
      <w:r>
        <w:rPr/>
        <w:t xml:space="preserve"> </w:t>
      </w:r>
    </w:p>
    <w:p>
      <w:pPr>
        <w:pStyle w:val="Heading4"/>
        <w:numPr>
          <w:ilvl w:val="3"/>
          <w:numId w:val="1"/>
        </w:numPr>
        <w:rPr>
          <w:rFonts w:cs="Arial"/>
        </w:rPr>
      </w:pPr>
      <w:bookmarkStart w:id="695" w:name="_Toc417423657"/>
      <w:bookmarkEnd w:id="695"/>
      <w:r>
        <w:rPr>
          <w:rFonts w:cs="Arial"/>
        </w:rPr>
        <w:t>Type</w:t>
      </w:r>
    </w:p>
    <w:p>
      <w:pPr>
        <w:pStyle w:val="Western"/>
        <w:rPr/>
      </w:pPr>
      <w:r>
        <w:rPr/>
        <w:t>The feature extraction is a module which represents a processing step commonly used in different Sen2-Agri processors. This module is a collection of executable or internal functions.</w:t>
      </w:r>
    </w:p>
    <w:p>
      <w:pPr>
        <w:pStyle w:val="Heading4"/>
        <w:numPr>
          <w:ilvl w:val="3"/>
          <w:numId w:val="1"/>
        </w:numPr>
        <w:rPr>
          <w:rFonts w:cs="Arial"/>
        </w:rPr>
      </w:pPr>
      <w:bookmarkStart w:id="696" w:name="_Toc417423658"/>
      <w:r>
        <w:rPr>
          <w:rFonts w:cs="Arial"/>
        </w:rPr>
        <w:t>Purpose</w:t>
      </w:r>
      <w:bookmarkEnd w:id="696"/>
      <w:r>
        <w:rPr>
          <w:rFonts w:cs="Arial"/>
        </w:rPr>
        <w:t xml:space="preserve"> </w:t>
      </w:r>
    </w:p>
    <w:p>
      <w:pPr>
        <w:pStyle w:val="Western"/>
        <w:rPr/>
      </w:pPr>
      <w:r>
        <w:rPr/>
        <w:t>This module is used in the following modules: NDVI metrics, Compute LAI and as pre-processing step of the Crop Type and the Crop Mask processors. It allows to compute several radiometric indices for an input time series.</w:t>
      </w:r>
    </w:p>
    <w:p>
      <w:pPr>
        <w:pStyle w:val="Heading4"/>
        <w:numPr>
          <w:ilvl w:val="3"/>
          <w:numId w:val="1"/>
        </w:numPr>
        <w:rPr>
          <w:rFonts w:cs="Arial"/>
        </w:rPr>
      </w:pPr>
      <w:bookmarkStart w:id="697" w:name="_Toc417423659"/>
      <w:bookmarkEnd w:id="697"/>
      <w:r>
        <w:rPr>
          <w:rFonts w:cs="Arial"/>
        </w:rPr>
        <w:t>Function</w:t>
      </w:r>
    </w:p>
    <w:p>
      <w:pPr>
        <w:pStyle w:val="Western"/>
        <w:rPr>
          <w:lang w:val="en-GB"/>
        </w:rPr>
      </w:pPr>
      <w:r>
        <w:rPr>
          <w:lang w:val="en-GB"/>
        </w:rPr>
        <w:t>This module is based on the following algorithm:</w:t>
      </w:r>
    </w:p>
    <w:p>
      <w:pPr>
        <w:pStyle w:val="Western"/>
        <w:numPr>
          <w:ilvl w:val="0"/>
          <w:numId w:val="48"/>
        </w:numPr>
        <w:rPr>
          <w:lang w:val="en-GB"/>
        </w:rPr>
      </w:pPr>
      <w:r>
        <w:rPr>
          <w:lang w:val="en-GB"/>
        </w:rPr>
        <w:t>For each date from the time series:</w:t>
      </w:r>
    </w:p>
    <w:p>
      <w:pPr>
        <w:pStyle w:val="Western"/>
        <w:numPr>
          <w:ilvl w:val="1"/>
          <w:numId w:val="48"/>
        </w:numPr>
        <w:rPr>
          <w:lang w:val="en-GB"/>
        </w:rPr>
      </w:pPr>
      <w:r>
        <w:rPr>
          <w:lang w:val="en-GB"/>
        </w:rPr>
        <w:t xml:space="preserve">Resample the bands used in the requested radiometric indices to 10m if necessary. </w:t>
      </w:r>
    </w:p>
    <w:p>
      <w:pPr>
        <w:pStyle w:val="Western"/>
        <w:numPr>
          <w:ilvl w:val="1"/>
          <w:numId w:val="48"/>
        </w:numPr>
        <w:rPr>
          <w:lang w:val="en-GB"/>
        </w:rPr>
      </w:pPr>
      <w:r>
        <w:rPr>
          <w:lang w:val="en-GB"/>
        </w:rPr>
        <w:t>Run OTB application Radiometric Indices with the input indices list and the right band ID.</w:t>
      </w:r>
    </w:p>
    <w:p>
      <w:pPr>
        <w:pStyle w:val="Western"/>
        <w:numPr>
          <w:ilvl w:val="1"/>
          <w:numId w:val="48"/>
        </w:numPr>
        <w:rPr>
          <w:lang w:val="en-GB"/>
        </w:rPr>
      </w:pPr>
      <w:r>
        <w:rPr>
          <w:lang w:val="en-GB"/>
        </w:rPr>
        <w:t>If the input option “add_reflectance” is equal to True:</w:t>
      </w:r>
    </w:p>
    <w:p>
      <w:pPr>
        <w:pStyle w:val="Western"/>
        <w:numPr>
          <w:ilvl w:val="2"/>
          <w:numId w:val="48"/>
        </w:numPr>
        <w:rPr>
          <w:lang w:val="en-GB"/>
        </w:rPr>
      </w:pPr>
      <w:r>
        <w:rPr>
          <w:lang w:val="en-GB"/>
        </w:rPr>
        <w:t>Resample all the 20m reflectance bands to 10m</w:t>
      </w:r>
    </w:p>
    <w:p>
      <w:pPr>
        <w:pStyle w:val="Western"/>
        <w:numPr>
          <w:ilvl w:val="2"/>
          <w:numId w:val="48"/>
        </w:numPr>
        <w:rPr>
          <w:lang w:val="en-GB"/>
        </w:rPr>
      </w:pPr>
      <w:r>
        <w:rPr>
          <w:lang w:val="en-GB"/>
        </w:rPr>
        <w:t>Concatenate the indices with the input reflectances and the resampled one.</w:t>
      </w:r>
    </w:p>
    <w:p>
      <w:pPr>
        <w:pStyle w:val="Western"/>
        <w:numPr>
          <w:ilvl w:val="0"/>
          <w:numId w:val="48"/>
        </w:numPr>
        <w:rPr>
          <w:lang w:val="en-GB"/>
        </w:rPr>
      </w:pPr>
      <w:r>
        <w:rPr>
          <w:lang w:val="en-GB"/>
        </w:rPr>
        <w:t>Concatenate all dates in one file.</w:t>
      </w:r>
    </w:p>
    <w:p>
      <w:pPr>
        <w:pStyle w:val="Normal"/>
        <w:rPr/>
      </w:pPr>
      <w:r>
        <w:rPr/>
        <w:t xml:space="preserve">This algorithm is illustrated in </w:t>
      </w:r>
      <w:r>
        <w:rPr/>
        <w:fldChar w:fldCharType="begin"/>
      </w:r>
      <w:r>
        <w:instrText> REF _Ref417407683 \h </w:instrText>
      </w:r>
      <w:r>
        <w:fldChar w:fldCharType="separate"/>
      </w:r>
      <w:r>
        <w:t>Figure  4 -34</w:t>
      </w:r>
      <w:r>
        <w:fldChar w:fldCharType="end"/>
      </w:r>
      <w:r>
        <w:rPr/>
        <w:t>.</w:t>
      </w:r>
    </w:p>
    <w:p>
      <w:pPr>
        <w:pStyle w:val="Normal"/>
        <w:rPr/>
      </w:pPr>
      <w:r>
        <w:rPr/>
      </w:r>
    </w:p>
    <w:p>
      <w:pPr>
        <w:pStyle w:val="Normal"/>
        <w:keepNext/>
        <w:rPr/>
      </w:pPr>
      <w:r>
        <w:rPr/>
        <w:drawing>
          <wp:inline distT="0" distB="0" distL="0" distR="0">
            <wp:extent cx="5768340" cy="2902585"/>
            <wp:effectExtent l="0" t="0" r="0" b="0"/>
            <wp:docPr id="37"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3" descr=""/>
                    <pic:cNvPicPr>
                      <a:picLocks noChangeAspect="1" noChangeArrowheads="1"/>
                    </pic:cNvPicPr>
                  </pic:nvPicPr>
                  <pic:blipFill>
                    <a:blip r:embed="rId45"/>
                    <a:stretch>
                      <a:fillRect/>
                    </a:stretch>
                  </pic:blipFill>
                  <pic:spPr bwMode="auto">
                    <a:xfrm>
                      <a:off x="0" y="0"/>
                      <a:ext cx="5768340" cy="2902585"/>
                    </a:xfrm>
                    <a:prstGeom prst="rect">
                      <a:avLst/>
                    </a:prstGeom>
                    <a:noFill/>
                    <a:ln w="9525">
                      <a:noFill/>
                      <a:miter lim="800000"/>
                      <a:headEnd/>
                      <a:tailEnd/>
                    </a:ln>
                  </pic:spPr>
                </pic:pic>
              </a:graphicData>
            </a:graphic>
          </wp:inline>
        </w:drawing>
      </w:r>
    </w:p>
    <w:p>
      <w:pPr>
        <w:pStyle w:val="Caption1"/>
        <w:rPr/>
      </w:pPr>
      <w:bookmarkStart w:id="698" w:name="_Toc417422291"/>
      <w:bookmarkStart w:id="699" w:name="_Ref417407683"/>
      <w:r>
        <w:rPr>
          <w:lang w:val="en-US"/>
        </w:rPr>
        <w:t xml:space="preserve">Figure </w:t>
      </w:r>
      <w:r>
        <w:fldChar w:fldCharType="begin"/>
      </w:r>
      <w:r>
        <w:instrText>STYLEREF 1 \s</w:instrText>
      </w:r>
      <w:r>
        <w:fldChar w:fldCharType="separate"/>
      </w:r>
      <w:bookmarkStart w:id="700" w:name="__Fieldmark__9572_51071921"/>
      <w:r>
        <w:rPr>
          <w:lang w:val="en-US"/>
        </w:rPr>
        <w:t>4</w:t>
      </w:r>
      <w:bookmarkStart w:id="701" w:name="__Fieldmark__10114_714155160"/>
      <w:r>
        <w:rPr>
          <w:lang w:val="en-US"/>
        </w:rPr>
      </w:r>
      <w:r>
        <w:fldChar w:fldCharType="end"/>
      </w:r>
      <w:bookmarkEnd w:id="700"/>
      <w:bookmarkEnd w:id="701"/>
      <w:r>
        <w:rPr>
          <w:lang w:val="en-US"/>
        </w:rPr>
        <w:noBreakHyphen/>
      </w:r>
      <w:r>
        <w:rPr>
          <w:lang w:val="en-US"/>
        </w:rPr>
        <w:fldChar w:fldCharType="begin"/>
      </w:r>
      <w:r>
        <w:instrText> SEQ Figure \* ARABIC </w:instrText>
      </w:r>
      <w:r>
        <w:fldChar w:fldCharType="separate"/>
      </w:r>
      <w:r>
        <w:t>34</w:t>
      </w:r>
      <w:r>
        <w:fldChar w:fldCharType="end"/>
      </w:r>
      <w:bookmarkEnd w:id="699"/>
      <w:r>
        <w:rPr>
          <w:lang w:val="en-US"/>
        </w:rPr>
        <w:t xml:space="preserve">: </w:t>
      </w:r>
      <w:bookmarkEnd w:id="698"/>
      <w:r>
        <w:rPr>
          <w:lang w:val="en-GB"/>
        </w:rPr>
        <w:t>Time Series Feature Extraction Module Functional Diagram</w:t>
      </w:r>
    </w:p>
    <w:p>
      <w:pPr>
        <w:pStyle w:val="Heading4"/>
        <w:numPr>
          <w:ilvl w:val="3"/>
          <w:numId w:val="1"/>
        </w:numPr>
        <w:rPr>
          <w:rFonts w:cs="Arial"/>
        </w:rPr>
      </w:pPr>
      <w:bookmarkStart w:id="702" w:name="_Toc417423660"/>
      <w:r>
        <w:rPr>
          <w:rFonts w:cs="Arial"/>
        </w:rPr>
        <w:t>Subordinates</w:t>
      </w:r>
      <w:bookmarkEnd w:id="702"/>
      <w:r>
        <w:rPr>
          <w:rFonts w:cs="Arial"/>
        </w:rPr>
        <w:t xml:space="preserve"> </w:t>
      </w:r>
    </w:p>
    <w:p>
      <w:pPr>
        <w:pStyle w:val="Western"/>
        <w:rPr>
          <w:lang w:val="en-GB"/>
        </w:rPr>
      </w:pPr>
      <w:r>
        <w:rPr>
          <w:lang w:val="en-GB"/>
        </w:rPr>
        <w:t>Based on the previous algorithm, the list of sub-components is the following:</w:t>
      </w:r>
    </w:p>
    <w:p>
      <w:pPr>
        <w:pStyle w:val="Normal"/>
        <w:numPr>
          <w:ilvl w:val="0"/>
          <w:numId w:val="70"/>
        </w:numPr>
        <w:spacing w:beforeAutospacing="1" w:after="198"/>
        <w:rPr>
          <w:color w:val="000000"/>
        </w:rPr>
      </w:pPr>
      <w:r>
        <w:rPr>
          <w:color w:val="000000"/>
        </w:rPr>
        <w:t>Extract bands at right resolution: this sub-component is described below</w:t>
      </w:r>
    </w:p>
    <w:p>
      <w:pPr>
        <w:pStyle w:val="NormalWeb"/>
        <w:numPr>
          <w:ilvl w:val="0"/>
          <w:numId w:val="49"/>
        </w:numPr>
        <w:spacing w:before="0" w:afterAutospacing="0" w:after="198"/>
        <w:rPr>
          <w:lang w:val="en-GB"/>
        </w:rPr>
      </w:pPr>
      <w:r>
        <w:rPr>
          <w:lang w:val="en-GB"/>
        </w:rPr>
        <w:t>Compute spectral indices: this sub-component is below</w:t>
      </w:r>
    </w:p>
    <w:p>
      <w:pPr>
        <w:pStyle w:val="NormalWeb"/>
        <w:numPr>
          <w:ilvl w:val="0"/>
          <w:numId w:val="49"/>
        </w:numPr>
        <w:spacing w:before="0" w:afterAutospacing="0" w:after="198"/>
        <w:rPr>
          <w:lang w:val="en-GB"/>
        </w:rPr>
      </w:pPr>
      <w:r>
        <w:rPr>
          <w:lang w:val="en-GB"/>
        </w:rPr>
        <w:t>Concatenate images: this sub-component is described in a previous module</w:t>
      </w:r>
    </w:p>
    <w:p>
      <w:pPr>
        <w:pStyle w:val="NormalWeb"/>
        <w:numPr>
          <w:ilvl w:val="0"/>
          <w:numId w:val="49"/>
        </w:numPr>
        <w:spacing w:before="0" w:afterAutospacing="0" w:after="198"/>
        <w:rPr/>
      </w:pPr>
      <w:r>
        <w:rPr>
          <w:lang w:val="en-GB"/>
        </w:rPr>
        <w:t xml:space="preserve">Add_reflectance: this sub-component is described in section </w:t>
      </w:r>
      <w:r>
        <w:rPr>
          <w:lang w:val="en-GB"/>
        </w:rPr>
        <w:fldChar w:fldCharType="begin"/>
      </w:r>
      <w:r>
        <w:instrText> REF _Ref417407725 \r \h </w:instrText>
      </w:r>
      <w:r>
        <w:fldChar w:fldCharType="separate"/>
      </w:r>
      <w:r>
        <w:t>4.2.21</w:t>
      </w:r>
      <w:r>
        <w:fldChar w:fldCharType="end"/>
      </w:r>
    </w:p>
    <w:p>
      <w:pPr>
        <w:pStyle w:val="NormalWeb"/>
        <w:numPr>
          <w:ilvl w:val="0"/>
          <w:numId w:val="49"/>
        </w:numPr>
        <w:spacing w:before="0" w:afterAutospacing="0" w:after="198"/>
        <w:rPr>
          <w:lang w:val="en-GB"/>
        </w:rPr>
      </w:pPr>
      <w:r>
        <w:rPr>
          <w:lang w:val="en-GB"/>
        </w:rPr>
        <w:t>Fill XML: this sub-component is described below</w:t>
      </w:r>
    </w:p>
    <w:p>
      <w:pPr>
        <w:pStyle w:val="Heading5"/>
        <w:numPr>
          <w:ilvl w:val="4"/>
          <w:numId w:val="1"/>
        </w:numPr>
        <w:rPr/>
      </w:pPr>
      <w:r>
        <w:rPr/>
        <w:t>Extract bands at right resolution</w:t>
      </w:r>
    </w:p>
    <w:p>
      <w:pPr>
        <w:pStyle w:val="Normal"/>
        <w:rPr/>
      </w:pPr>
      <w:r>
        <w:rPr/>
        <w:t xml:space="preserve">This sub-component is described in </w:t>
      </w:r>
      <w:r>
        <w:rPr/>
        <w:fldChar w:fldCharType="begin"/>
      </w:r>
      <w:r>
        <w:instrText> REF _Ref417407763 \h </w:instrText>
      </w:r>
      <w:r>
        <w:fldChar w:fldCharType="separate"/>
      </w:r>
      <w:r>
        <w:t>Figure  4 -35</w:t>
      </w:r>
      <w:r>
        <w:fldChar w:fldCharType="end"/>
      </w:r>
      <w:r>
        <w:rPr/>
        <w:t>.</w:t>
      </w:r>
    </w:p>
    <w:p>
      <w:pPr>
        <w:pStyle w:val="Normal"/>
        <w:keepNext/>
        <w:jc w:val="center"/>
        <w:rPr/>
      </w:pPr>
      <w:r>
        <w:rPr/>
        <w:drawing>
          <wp:inline distT="0" distB="0" distL="0" distR="0">
            <wp:extent cx="5768340" cy="1643380"/>
            <wp:effectExtent l="0" t="0" r="0" b="0"/>
            <wp:docPr id="3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5" descr=""/>
                    <pic:cNvPicPr>
                      <a:picLocks noChangeAspect="1" noChangeArrowheads="1"/>
                    </pic:cNvPicPr>
                  </pic:nvPicPr>
                  <pic:blipFill>
                    <a:blip r:embed="rId46"/>
                    <a:stretch>
                      <a:fillRect/>
                    </a:stretch>
                  </pic:blipFill>
                  <pic:spPr bwMode="auto">
                    <a:xfrm>
                      <a:off x="0" y="0"/>
                      <a:ext cx="5768340" cy="1643380"/>
                    </a:xfrm>
                    <a:prstGeom prst="rect">
                      <a:avLst/>
                    </a:prstGeom>
                    <a:noFill/>
                    <a:ln w="9525">
                      <a:noFill/>
                      <a:miter lim="800000"/>
                      <a:headEnd/>
                      <a:tailEnd/>
                    </a:ln>
                  </pic:spPr>
                </pic:pic>
              </a:graphicData>
            </a:graphic>
          </wp:inline>
        </w:drawing>
      </w:r>
    </w:p>
    <w:p>
      <w:pPr>
        <w:pStyle w:val="Caption1"/>
        <w:rPr/>
      </w:pPr>
      <w:bookmarkStart w:id="703" w:name="_Toc417422292"/>
      <w:bookmarkStart w:id="704" w:name="_Ref417407763"/>
      <w:r>
        <w:rPr>
          <w:lang w:val="en-US"/>
        </w:rPr>
        <w:t xml:space="preserve">Figure </w:t>
      </w:r>
      <w:r>
        <w:fldChar w:fldCharType="begin"/>
      </w:r>
      <w:r>
        <w:instrText>STYLEREF 1 \s</w:instrText>
      </w:r>
      <w:r>
        <w:fldChar w:fldCharType="separate"/>
      </w:r>
      <w:bookmarkStart w:id="705" w:name="__Fieldmark__9609_51071921"/>
      <w:r>
        <w:rPr>
          <w:lang w:val="en-US"/>
        </w:rPr>
        <w:t>4</w:t>
      </w:r>
      <w:bookmarkStart w:id="706" w:name="__Fieldmark__10156_714155160"/>
      <w:r>
        <w:rPr>
          <w:lang w:val="en-US"/>
        </w:rPr>
      </w:r>
      <w:r>
        <w:fldChar w:fldCharType="end"/>
      </w:r>
      <w:bookmarkEnd w:id="705"/>
      <w:bookmarkEnd w:id="706"/>
      <w:r>
        <w:rPr>
          <w:lang w:val="en-US"/>
        </w:rPr>
        <w:noBreakHyphen/>
      </w:r>
      <w:r>
        <w:rPr>
          <w:lang w:val="en-US"/>
        </w:rPr>
        <w:fldChar w:fldCharType="begin"/>
      </w:r>
      <w:r>
        <w:instrText> SEQ Figure \* ARABIC </w:instrText>
      </w:r>
      <w:r>
        <w:fldChar w:fldCharType="separate"/>
      </w:r>
      <w:r>
        <w:t>35</w:t>
      </w:r>
      <w:r>
        <w:fldChar w:fldCharType="end"/>
      </w:r>
      <w:bookmarkEnd w:id="703"/>
      <w:bookmarkEnd w:id="704"/>
      <w:r>
        <w:rPr>
          <w:lang w:val="en-US"/>
        </w:rPr>
        <w:t>: Extract bands at the right resolution functional diagram.</w:t>
      </w:r>
    </w:p>
    <w:p>
      <w:pPr>
        <w:pStyle w:val="Heading5"/>
        <w:numPr>
          <w:ilvl w:val="4"/>
          <w:numId w:val="1"/>
        </w:numPr>
        <w:rPr/>
      </w:pPr>
      <w:r>
        <w:rPr/>
        <w:t xml:space="preserve"> </w:t>
      </w:r>
      <w:r>
        <w:rPr/>
        <w:t>Compute Spectral Indices</w:t>
      </w:r>
    </w:p>
    <w:p>
      <w:pPr>
        <w:pStyle w:val="Western"/>
        <w:rPr>
          <w:lang w:val="en-GB"/>
        </w:rPr>
      </w:pPr>
      <w:r>
        <w:rPr>
          <w:lang w:val="en-GB"/>
        </w:rPr>
        <w:t>This module runs the OTB application Radiometric Indices as it follows:</w:t>
      </w:r>
    </w:p>
    <w:p>
      <w:pPr>
        <w:pStyle w:val="Code"/>
        <w:ind w:left="720" w:hanging="0"/>
        <w:rPr/>
      </w:pPr>
      <w:r>
        <w:rPr/>
        <w:t>otbcli_RadiometricIndices</w:t>
      </w:r>
    </w:p>
    <w:p>
      <w:pPr>
        <w:pStyle w:val="Code"/>
        <w:ind w:left="720" w:firstLine="720"/>
        <w:rPr/>
      </w:pPr>
      <w:r>
        <w:rPr/>
        <w:t xml:space="preserve">-in tile.tif </w:t>
      </w:r>
    </w:p>
    <w:p>
      <w:pPr>
        <w:pStyle w:val="Code"/>
        <w:ind w:left="720" w:firstLine="720"/>
        <w:rPr/>
      </w:pPr>
      <w:r>
        <w:rPr/>
        <w:t xml:space="preserve">-out indices.tif </w:t>
      </w:r>
    </w:p>
    <w:p>
      <w:pPr>
        <w:pStyle w:val="Code"/>
        <w:ind w:left="720" w:firstLine="720"/>
        <w:rPr/>
      </w:pPr>
      <w:r>
        <w:rPr/>
        <w:t xml:space="preserve">-channels.blue 1 </w:t>
      </w:r>
    </w:p>
    <w:p>
      <w:pPr>
        <w:pStyle w:val="Code"/>
        <w:ind w:left="720" w:firstLine="720"/>
        <w:rPr/>
      </w:pPr>
      <w:r>
        <w:rPr/>
        <w:t>-channels.green 2</w:t>
      </w:r>
    </w:p>
    <w:p>
      <w:pPr>
        <w:pStyle w:val="Code"/>
        <w:ind w:left="720" w:firstLine="720"/>
        <w:rPr/>
      </w:pPr>
      <w:r>
        <w:rPr/>
        <w:t xml:space="preserve">-channels.red 3 </w:t>
      </w:r>
    </w:p>
    <w:p>
      <w:pPr>
        <w:pStyle w:val="Code"/>
        <w:ind w:left="720" w:firstLine="720"/>
        <w:rPr/>
      </w:pPr>
      <w:r>
        <w:rPr/>
        <w:t xml:space="preserve">-channels.nir 4 </w:t>
      </w:r>
    </w:p>
    <w:p>
      <w:pPr>
        <w:pStyle w:val="Code"/>
        <w:ind w:left="720" w:firstLine="720"/>
        <w:rPr/>
      </w:pPr>
      <w:r>
        <w:rPr/>
        <w:t xml:space="preserve">-channels.mir 5 </w:t>
      </w:r>
    </w:p>
    <w:p>
      <w:pPr>
        <w:pStyle w:val="Code"/>
        <w:ind w:left="720" w:firstLine="720"/>
        <w:rPr/>
      </w:pPr>
      <w:r>
        <w:rPr/>
        <w:t>-list ndvi ndti</w:t>
      </w:r>
    </w:p>
    <w:p>
      <w:pPr>
        <w:pStyle w:val="Western"/>
        <w:rPr/>
      </w:pPr>
      <w:r>
        <w:rPr/>
        <w:t xml:space="preserve">See </w:t>
      </w:r>
      <w:r>
        <w:rPr/>
        <w:fldChar w:fldCharType="begin"/>
      </w:r>
      <w:r>
        <w:instrText> REF _Ref417404553 \r \h </w:instrText>
      </w:r>
      <w:r>
        <w:fldChar w:fldCharType="separate"/>
      </w:r>
      <w:r>
        <w:t>RD.5</w:t>
      </w:r>
      <w:r>
        <w:fldChar w:fldCharType="end"/>
      </w:r>
      <w:r>
        <w:rPr/>
        <w:t>, for more information.</w:t>
      </w:r>
    </w:p>
    <w:p>
      <w:pPr>
        <w:pStyle w:val="Heading5"/>
        <w:numPr>
          <w:ilvl w:val="4"/>
          <w:numId w:val="1"/>
        </w:numPr>
        <w:rPr/>
      </w:pPr>
      <w:r>
        <w:rPr/>
        <w:t>Concatenate Images</w:t>
      </w:r>
    </w:p>
    <w:p>
      <w:pPr>
        <w:pStyle w:val="Western"/>
        <w:rPr>
          <w:lang w:val="en-GB"/>
        </w:rPr>
      </w:pPr>
      <w:r>
        <w:rPr/>
        <w:t xml:space="preserve">This sub-component uses the OTB applicantion </w:t>
      </w:r>
      <w:r>
        <w:rPr>
          <w:i/>
          <w:iCs/>
        </w:rPr>
        <w:t>ConcatenateImages</w:t>
      </w:r>
      <w:r>
        <w:rPr/>
        <w:t>.</w:t>
      </w:r>
    </w:p>
    <w:p>
      <w:pPr>
        <w:pStyle w:val="Code"/>
        <w:ind w:firstLine="720"/>
        <w:rPr/>
      </w:pPr>
      <w:r>
        <w:rPr/>
        <w:t xml:space="preserve">otbcli_ConcatenateImages </w:t>
      </w:r>
    </w:p>
    <w:p>
      <w:pPr>
        <w:pStyle w:val="Code"/>
        <w:ind w:left="720" w:firstLine="720"/>
        <w:rPr/>
      </w:pPr>
      <w:r>
        <w:rPr/>
        <w:t xml:space="preserve">-il ndvi.tif ndwi.tif brightness.tif </w:t>
      </w:r>
    </w:p>
    <w:p>
      <w:pPr>
        <w:pStyle w:val="Code"/>
        <w:ind w:left="720" w:firstLine="720"/>
        <w:rPr/>
      </w:pPr>
      <w:r>
        <w:rPr/>
        <w:t>-out feature.tif.</w:t>
      </w:r>
    </w:p>
    <w:p>
      <w:pPr>
        <w:pStyle w:val="Western"/>
        <w:rPr/>
      </w:pPr>
      <w:r>
        <w:rPr/>
        <w:t xml:space="preserve">See </w:t>
      </w:r>
      <w:r>
        <w:rPr/>
        <w:fldChar w:fldCharType="begin"/>
      </w:r>
      <w:r>
        <w:instrText> REF _Ref417404553 \r \h </w:instrText>
      </w:r>
      <w:r>
        <w:fldChar w:fldCharType="separate"/>
      </w:r>
      <w:r>
        <w:t>RD.5</w:t>
      </w:r>
      <w:r>
        <w:fldChar w:fldCharType="end"/>
      </w:r>
      <w:r>
        <w:rPr/>
        <w:t xml:space="preserve"> for more information.</w:t>
      </w:r>
    </w:p>
    <w:p>
      <w:pPr>
        <w:pStyle w:val="Heading5"/>
        <w:numPr>
          <w:ilvl w:val="4"/>
          <w:numId w:val="1"/>
        </w:numPr>
        <w:rPr/>
      </w:pPr>
      <w:r>
        <w:rPr/>
        <w:t>Resample</w:t>
      </w:r>
    </w:p>
    <w:p>
      <w:pPr>
        <w:pStyle w:val="Western"/>
        <w:rPr/>
      </w:pPr>
      <w:r>
        <w:rPr/>
        <w:t xml:space="preserve">This sub-component is described in section </w:t>
      </w:r>
      <w:r>
        <w:rPr/>
        <w:fldChar w:fldCharType="begin"/>
      </w:r>
      <w:r>
        <w:instrText> REF _Ref417407832 \r \h </w:instrText>
      </w:r>
      <w:r>
        <w:fldChar w:fldCharType="separate"/>
      </w:r>
      <w:r>
        <w:t>4.2.21</w:t>
      </w:r>
      <w:r>
        <w:fldChar w:fldCharType="end"/>
      </w:r>
    </w:p>
    <w:p>
      <w:pPr>
        <w:pStyle w:val="Heading5"/>
        <w:numPr>
          <w:ilvl w:val="4"/>
          <w:numId w:val="1"/>
        </w:numPr>
        <w:rPr/>
      </w:pPr>
      <w:r>
        <w:rPr/>
        <w:t>Add reflectance</w:t>
      </w:r>
    </w:p>
    <w:p>
      <w:pPr>
        <w:pStyle w:val="Western"/>
        <w:rPr/>
      </w:pPr>
      <w:r>
        <w:rPr/>
        <w:t>Add reflectance is described by the following pseudo code:</w:t>
      </w:r>
    </w:p>
    <w:p>
      <w:pPr>
        <w:pStyle w:val="Western"/>
        <w:numPr>
          <w:ilvl w:val="0"/>
          <w:numId w:val="71"/>
        </w:numPr>
        <w:rPr>
          <w:lang w:val="en-GB"/>
        </w:rPr>
      </w:pPr>
      <w:r>
        <w:rPr>
          <w:lang w:val="en-GB"/>
        </w:rPr>
        <w:t>Resample all the 20m reflectance bands to 10m</w:t>
      </w:r>
    </w:p>
    <w:p>
      <w:pPr>
        <w:pStyle w:val="Western"/>
        <w:numPr>
          <w:ilvl w:val="0"/>
          <w:numId w:val="71"/>
        </w:numPr>
        <w:rPr/>
      </w:pPr>
      <w:r>
        <w:rPr/>
        <w:t>Concatenate the indices with the input reflectances and the resampled one.</w:t>
      </w:r>
    </w:p>
    <w:p>
      <w:pPr>
        <w:pStyle w:val="Heading5"/>
        <w:numPr>
          <w:ilvl w:val="4"/>
          <w:numId w:val="1"/>
        </w:numPr>
        <w:rPr/>
      </w:pPr>
      <w:r>
        <w:rPr/>
        <w:t>Fill XML file</w:t>
      </w:r>
    </w:p>
    <w:p>
      <w:pPr>
        <w:pStyle w:val="Western"/>
        <w:rPr/>
      </w:pPr>
      <w:r>
        <w:rPr/>
        <w:t>This file describes the following points:</w:t>
      </w:r>
    </w:p>
    <w:p>
      <w:pPr>
        <w:pStyle w:val="Western"/>
        <w:numPr>
          <w:ilvl w:val="0"/>
          <w:numId w:val="72"/>
        </w:numPr>
        <w:rPr/>
      </w:pPr>
      <w:r>
        <w:rPr/>
        <w:t>Number of dates: length of the L2ATS_PRD</w:t>
      </w:r>
    </w:p>
    <w:p>
      <w:pPr>
        <w:pStyle w:val="Western"/>
        <w:numPr>
          <w:ilvl w:val="0"/>
          <w:numId w:val="72"/>
        </w:numPr>
        <w:rPr/>
      </w:pPr>
      <w:r>
        <w:rPr/>
        <w:t>Number of indices: length of list_of_indices</w:t>
      </w:r>
    </w:p>
    <w:p>
      <w:pPr>
        <w:pStyle w:val="Western"/>
        <w:numPr>
          <w:ilvl w:val="0"/>
          <w:numId w:val="72"/>
        </w:numPr>
        <w:rPr/>
      </w:pPr>
      <w:r>
        <w:rPr/>
        <w:t>Name of indices: list of indices</w:t>
      </w:r>
    </w:p>
    <w:p>
      <w:pPr>
        <w:pStyle w:val="Heading4"/>
        <w:numPr>
          <w:ilvl w:val="3"/>
          <w:numId w:val="1"/>
        </w:numPr>
        <w:rPr>
          <w:rFonts w:cs="Arial"/>
        </w:rPr>
      </w:pPr>
      <w:bookmarkStart w:id="707" w:name="_Toc417423661"/>
      <w:bookmarkStart w:id="708" w:name="_Toc417408348"/>
      <w:bookmarkStart w:id="709" w:name="_Toc417422190"/>
      <w:bookmarkEnd w:id="708"/>
      <w:bookmarkEnd w:id="709"/>
      <w:r>
        <w:rPr>
          <w:rFonts w:cs="Arial"/>
        </w:rPr>
        <w:t>Dependencies</w:t>
      </w:r>
      <w:bookmarkEnd w:id="707"/>
      <w:r>
        <w:rPr>
          <w:rFonts w:cs="Arial"/>
        </w:rPr>
        <w:t xml:space="preserve"> </w:t>
      </w:r>
    </w:p>
    <w:p>
      <w:pPr>
        <w:pStyle w:val="Normal"/>
        <w:spacing w:beforeAutospacing="1" w:after="119"/>
        <w:rPr>
          <w:color w:val="000000"/>
        </w:rPr>
      </w:pPr>
      <w:r>
        <w:rPr>
          <w:color w:val="000000"/>
        </w:rPr>
        <w:t>The dependence of this module is the following:</w:t>
      </w:r>
    </w:p>
    <w:p>
      <w:pPr>
        <w:pStyle w:val="Normal"/>
        <w:numPr>
          <w:ilvl w:val="0"/>
          <w:numId w:val="50"/>
        </w:numPr>
        <w:spacing w:beforeAutospacing="1" w:after="198"/>
        <w:rPr>
          <w:color w:val="000000"/>
        </w:rPr>
      </w:pPr>
      <w:r>
        <w:rPr>
          <w:color w:val="000000"/>
        </w:rPr>
        <w:t xml:space="preserve">Common library/package to provide capabilities to read, copy, update the L2A product and create the feature time series internal product. </w:t>
      </w:r>
    </w:p>
    <w:p>
      <w:pPr>
        <w:pStyle w:val="Normal"/>
        <w:numPr>
          <w:ilvl w:val="0"/>
          <w:numId w:val="50"/>
        </w:numPr>
        <w:spacing w:beforeAutospacing="1" w:after="198"/>
        <w:rPr>
          <w:color w:val="000000"/>
        </w:rPr>
      </w:pPr>
      <w:r>
        <w:rPr>
          <w:color w:val="000000"/>
        </w:rPr>
        <w:t>OTB application package</w:t>
      </w:r>
    </w:p>
    <w:p>
      <w:pPr>
        <w:pStyle w:val="Normal"/>
        <w:spacing w:beforeAutospacing="1" w:after="119"/>
        <w:rPr>
          <w:color w:val="000000"/>
        </w:rPr>
      </w:pPr>
      <w:r>
        <w:rPr>
          <w:color w:val="000000"/>
        </w:rPr>
        <w:t>This component should be initialized at the beginning of the module.</w:t>
      </w:r>
    </w:p>
    <w:p>
      <w:pPr>
        <w:pStyle w:val="Heading4"/>
        <w:numPr>
          <w:ilvl w:val="3"/>
          <w:numId w:val="1"/>
        </w:numPr>
        <w:rPr>
          <w:rFonts w:cs="Arial"/>
        </w:rPr>
      </w:pPr>
      <w:bookmarkStart w:id="710" w:name="_Toc417423662"/>
      <w:bookmarkEnd w:id="710"/>
      <w:r>
        <w:rPr>
          <w:rFonts w:cs="Arial"/>
        </w:rPr>
        <w:t>Interfaces</w:t>
      </w:r>
    </w:p>
    <w:p>
      <w:pPr>
        <w:pStyle w:val="Normal"/>
        <w:spacing w:beforeAutospacing="1" w:after="119"/>
        <w:rPr>
          <w:color w:val="000000"/>
        </w:rPr>
      </w:pPr>
      <w:r>
        <w:rPr>
          <w:color w:val="000000"/>
        </w:rPr>
        <w:t>The main interfaces in term of control flow are:</w:t>
      </w:r>
    </w:p>
    <w:p>
      <w:pPr>
        <w:pStyle w:val="Normal"/>
        <w:numPr>
          <w:ilvl w:val="0"/>
          <w:numId w:val="51"/>
        </w:numPr>
        <w:spacing w:beforeAutospacing="1" w:after="198"/>
        <w:rPr>
          <w:color w:val="000000"/>
        </w:rPr>
      </w:pPr>
      <w:r>
        <w:rPr>
          <w:color w:val="000000"/>
        </w:rPr>
        <w:t xml:space="preserve">The job order which indicates the main information about the processing input and output data, the location of log files and the location of the working directory. </w:t>
      </w:r>
    </w:p>
    <w:p>
      <w:pPr>
        <w:pStyle w:val="Normal"/>
        <w:spacing w:beforeAutospacing="1" w:after="119"/>
        <w:rPr>
          <w:color w:val="000000"/>
        </w:rPr>
      </w:pPr>
      <w:r>
        <w:rPr>
          <w:color w:val="000000"/>
        </w:rPr>
        <w:t>The main interfaces in term of data flow of its module are:</w:t>
      </w:r>
    </w:p>
    <w:p>
      <w:pPr>
        <w:pStyle w:val="Normal"/>
        <w:numPr>
          <w:ilvl w:val="0"/>
          <w:numId w:val="52"/>
        </w:numPr>
        <w:spacing w:beforeAutospacing="1" w:after="198"/>
        <w:rPr>
          <w:color w:val="000000"/>
        </w:rPr>
      </w:pPr>
      <w:r>
        <w:rPr>
          <w:color w:val="000000"/>
        </w:rPr>
        <w:t>As input, a L2A _TS_PRD</w:t>
      </w:r>
    </w:p>
    <w:p>
      <w:pPr>
        <w:pStyle w:val="Normal"/>
        <w:numPr>
          <w:ilvl w:val="0"/>
          <w:numId w:val="52"/>
        </w:numPr>
        <w:spacing w:beforeAutospacing="1" w:after="198"/>
        <w:rPr>
          <w:color w:val="000000"/>
        </w:rPr>
      </w:pPr>
      <w:r>
        <w:rPr>
          <w:color w:val="000000"/>
        </w:rPr>
        <w:t>As output, a L2A_TS_FE_PRD:</w:t>
      </w:r>
    </w:p>
    <w:p>
      <w:pPr>
        <w:pStyle w:val="Normal"/>
        <w:numPr>
          <w:ilvl w:val="1"/>
          <w:numId w:val="52"/>
        </w:numPr>
        <w:spacing w:beforeAutospacing="1" w:after="198"/>
        <w:rPr>
          <w:color w:val="000000"/>
        </w:rPr>
      </w:pPr>
      <w:r>
        <w:rPr>
          <w:color w:val="000000"/>
        </w:rPr>
        <w:t>A raster, concatenation of all indices of all dates (and reflectance if requested)</w:t>
      </w:r>
    </w:p>
    <w:p>
      <w:pPr>
        <w:pStyle w:val="Normal"/>
        <w:numPr>
          <w:ilvl w:val="1"/>
          <w:numId w:val="52"/>
        </w:numPr>
        <w:spacing w:beforeAutospacing="1" w:after="198"/>
        <w:rPr>
          <w:color w:val="000000"/>
        </w:rPr>
      </w:pPr>
      <w:r>
        <w:rPr>
          <w:color w:val="000000"/>
        </w:rPr>
        <w:t>A XML file describing computed indices and the number of dates</w:t>
      </w:r>
    </w:p>
    <w:p>
      <w:pPr>
        <w:pStyle w:val="Normal"/>
        <w:numPr>
          <w:ilvl w:val="0"/>
          <w:numId w:val="52"/>
        </w:numPr>
        <w:spacing w:beforeAutospacing="1" w:after="198"/>
        <w:rPr>
          <w:color w:val="000000"/>
        </w:rPr>
      </w:pPr>
      <w:r>
        <w:rPr>
          <w:color w:val="000000"/>
        </w:rPr>
        <w:t>As auxiliary data</w:t>
      </w:r>
    </w:p>
    <w:p>
      <w:pPr>
        <w:pStyle w:val="Normal"/>
        <w:numPr>
          <w:ilvl w:val="1"/>
          <w:numId w:val="52"/>
        </w:numPr>
        <w:spacing w:beforeAutospacing="1" w:after="198"/>
        <w:rPr>
          <w:color w:val="000000"/>
        </w:rPr>
      </w:pPr>
      <w:r>
        <w:rPr>
          <w:color w:val="000000"/>
        </w:rPr>
        <w:t>Not applicable here</w:t>
      </w:r>
    </w:p>
    <w:p>
      <w:pPr>
        <w:pStyle w:val="Normal"/>
        <w:numPr>
          <w:ilvl w:val="0"/>
          <w:numId w:val="52"/>
        </w:numPr>
        <w:spacing w:beforeAutospacing="1" w:after="198"/>
        <w:rPr>
          <w:color w:val="000000"/>
        </w:rPr>
      </w:pPr>
      <w:r>
        <w:rPr>
          <w:color w:val="000000"/>
        </w:rPr>
        <w:t>As image processing parameters</w:t>
      </w:r>
    </w:p>
    <w:p>
      <w:pPr>
        <w:pStyle w:val="Normal"/>
        <w:numPr>
          <w:ilvl w:val="1"/>
          <w:numId w:val="52"/>
        </w:numPr>
        <w:spacing w:beforeAutospacing="1" w:after="198"/>
        <w:rPr>
          <w:color w:val="000000"/>
        </w:rPr>
      </w:pPr>
      <w:r>
        <w:rPr>
          <w:color w:val="000000"/>
        </w:rPr>
        <w:t>Bands number for red, green, NIR, SWIR according to the sensor</w:t>
      </w:r>
    </w:p>
    <w:p>
      <w:pPr>
        <w:pStyle w:val="Normal"/>
        <w:numPr>
          <w:ilvl w:val="1"/>
          <w:numId w:val="52"/>
        </w:numPr>
        <w:spacing w:beforeAutospacing="1" w:after="198"/>
        <w:rPr>
          <w:color w:val="000000"/>
        </w:rPr>
      </w:pPr>
      <w:r>
        <w:rPr>
          <w:color w:val="000000"/>
        </w:rPr>
        <w:t>List of reflectances</w:t>
      </w:r>
    </w:p>
    <w:p>
      <w:pPr>
        <w:pStyle w:val="Normal"/>
        <w:numPr>
          <w:ilvl w:val="1"/>
          <w:numId w:val="52"/>
        </w:numPr>
        <w:spacing w:beforeAutospacing="1" w:after="198"/>
        <w:rPr>
          <w:color w:val="000000"/>
        </w:rPr>
      </w:pPr>
      <w:r>
        <w:rPr>
          <w:color w:val="000000"/>
        </w:rPr>
        <w:t>Add_reflectance option</w:t>
      </w:r>
    </w:p>
    <w:p>
      <w:pPr>
        <w:pStyle w:val="Heading4"/>
        <w:numPr>
          <w:ilvl w:val="3"/>
          <w:numId w:val="1"/>
        </w:numPr>
        <w:rPr>
          <w:rFonts w:cs="Arial"/>
        </w:rPr>
      </w:pPr>
      <w:bookmarkStart w:id="711" w:name="_Toc417423663"/>
      <w:bookmarkEnd w:id="711"/>
      <w:r>
        <w:rPr>
          <w:rFonts w:cs="Arial"/>
        </w:rPr>
        <w:t>References</w:t>
      </w:r>
    </w:p>
    <w:p>
      <w:pPr>
        <w:pStyle w:val="Normal"/>
        <w:rPr/>
      </w:pPr>
      <w:r>
        <w:rPr/>
        <w:t xml:space="preserve">Not Applicable </w:t>
      </w:r>
    </w:p>
    <w:p>
      <w:pPr>
        <w:pStyle w:val="Heading4"/>
        <w:numPr>
          <w:ilvl w:val="3"/>
          <w:numId w:val="1"/>
        </w:numPr>
        <w:rPr>
          <w:rFonts w:cs="Arial"/>
        </w:rPr>
      </w:pPr>
      <w:bookmarkStart w:id="712" w:name="_Toc417423664"/>
      <w:bookmarkEnd w:id="712"/>
      <w:r>
        <w:rPr>
          <w:rFonts w:cs="Arial"/>
        </w:rPr>
        <w:t>Data</w:t>
      </w:r>
    </w:p>
    <w:p>
      <w:pPr>
        <w:pStyle w:val="Western"/>
        <w:rPr>
          <w:lang w:val="en-GB"/>
        </w:rPr>
      </w:pPr>
      <w:r>
        <w:rPr>
          <w:lang w:val="en-GB"/>
        </w:rPr>
        <w:t xml:space="preserve">The internal data of this component will be stored into the working directory until the end of the module execution. </w:t>
      </w:r>
    </w:p>
    <w:p>
      <w:pPr>
        <w:pStyle w:val="Western"/>
        <w:rPr>
          <w:lang w:val="en-GB"/>
        </w:rPr>
      </w:pPr>
      <w:r>
        <w:rPr>
          <w:lang w:val="en-GB"/>
        </w:rPr>
        <w:t>The current list of internal data is the following:</w:t>
      </w:r>
    </w:p>
    <w:p>
      <w:pPr>
        <w:pStyle w:val="NormalWeb"/>
        <w:numPr>
          <w:ilvl w:val="0"/>
          <w:numId w:val="73"/>
        </w:numPr>
        <w:spacing w:before="0" w:afterAutospacing="0" w:after="198"/>
        <w:rPr>
          <w:lang w:val="en-GB"/>
        </w:rPr>
      </w:pPr>
      <w:r>
        <w:rPr>
          <w:lang w:val="en-GB"/>
        </w:rPr>
        <w:t>L2A right bands at 10m resolution</w:t>
      </w:r>
    </w:p>
    <w:p>
      <w:pPr>
        <w:pStyle w:val="NormalWeb"/>
        <w:numPr>
          <w:ilvl w:val="0"/>
          <w:numId w:val="73"/>
        </w:numPr>
        <w:spacing w:before="0" w:afterAutospacing="0" w:after="198"/>
        <w:rPr>
          <w:lang w:val="en-GB"/>
        </w:rPr>
      </w:pPr>
      <w:r>
        <w:rPr>
          <w:lang w:val="en-GB"/>
        </w:rPr>
        <w:t>L2A date spectral features</w:t>
      </w:r>
    </w:p>
    <w:p>
      <w:pPr>
        <w:pStyle w:val="NormalWeb"/>
        <w:numPr>
          <w:ilvl w:val="0"/>
          <w:numId w:val="73"/>
        </w:numPr>
        <w:spacing w:before="0" w:afterAutospacing="0" w:after="198"/>
        <w:rPr>
          <w:lang w:val="en-GB"/>
        </w:rPr>
      </w:pPr>
      <w:r>
        <w:rPr>
          <w:lang w:val="en-GB"/>
        </w:rPr>
        <w:t>L2A date indices concatenated with L2A tile at 10m resolution</w:t>
      </w:r>
    </w:p>
    <w:p>
      <w:pPr>
        <w:pStyle w:val="Heading3"/>
        <w:numPr>
          <w:ilvl w:val="2"/>
          <w:numId w:val="1"/>
        </w:numPr>
        <w:rPr/>
      </w:pPr>
      <w:bookmarkStart w:id="713" w:name="_Ref417405827"/>
      <w:bookmarkStart w:id="714" w:name="_Ref417406076"/>
      <w:bookmarkStart w:id="715" w:name="_Ref417406986"/>
      <w:bookmarkStart w:id="716" w:name="_Ref417407725"/>
      <w:bookmarkStart w:id="717" w:name="_Ref417407832"/>
      <w:bookmarkStart w:id="718" w:name="_Toc417423665"/>
      <w:bookmarkStart w:id="719" w:name="_Toc417408353"/>
      <w:bookmarkStart w:id="720" w:name="_Toc417422195"/>
      <w:bookmarkEnd w:id="713"/>
      <w:bookmarkEnd w:id="714"/>
      <w:bookmarkEnd w:id="715"/>
      <w:bookmarkEnd w:id="716"/>
      <w:bookmarkEnd w:id="717"/>
      <w:bookmarkEnd w:id="718"/>
      <w:bookmarkEnd w:id="719"/>
      <w:bookmarkEnd w:id="720"/>
      <w:r>
        <w:rPr/>
        <w:t>Resampling Module</w:t>
      </w:r>
    </w:p>
    <w:p>
      <w:pPr>
        <w:pStyle w:val="Heading4"/>
        <w:numPr>
          <w:ilvl w:val="3"/>
          <w:numId w:val="1"/>
        </w:numPr>
        <w:rPr>
          <w:rFonts w:cs="Arial"/>
        </w:rPr>
      </w:pPr>
      <w:bookmarkStart w:id="721" w:name="_Toc417423666"/>
      <w:bookmarkEnd w:id="721"/>
      <w:r>
        <w:rPr>
          <w:rFonts w:cs="Arial"/>
        </w:rPr>
        <w:t>Type</w:t>
      </w:r>
    </w:p>
    <w:p>
      <w:pPr>
        <w:pStyle w:val="Western"/>
        <w:rPr/>
      </w:pPr>
      <w:r>
        <w:rPr/>
        <w:t>The resampling module is a module which represents a processing step commonly used in different Sen2-Agri processors. This module is a collection of executable or internal functions.</w:t>
      </w:r>
    </w:p>
    <w:p>
      <w:pPr>
        <w:pStyle w:val="Heading4"/>
        <w:numPr>
          <w:ilvl w:val="3"/>
          <w:numId w:val="1"/>
        </w:numPr>
        <w:rPr>
          <w:rFonts w:cs="Arial"/>
        </w:rPr>
      </w:pPr>
      <w:bookmarkStart w:id="722" w:name="_Toc417423667"/>
      <w:r>
        <w:rPr>
          <w:rFonts w:cs="Arial"/>
        </w:rPr>
        <w:t>Purpose</w:t>
      </w:r>
      <w:bookmarkEnd w:id="722"/>
      <w:r>
        <w:rPr>
          <w:rFonts w:cs="Arial"/>
        </w:rPr>
        <w:t xml:space="preserve"> </w:t>
      </w:r>
    </w:p>
    <w:p>
      <w:pPr>
        <w:pStyle w:val="Western"/>
        <w:spacing w:lineRule="auto" w:line="360"/>
        <w:rPr/>
      </w:pPr>
      <w:r>
        <w:rPr/>
        <w:t xml:space="preserve">This module is used a several component or processors to resample data (image or mask) at the desired resolution. This is mainly related to the fact that the Sentinel-2 L2A reflectances used in the system are available at two resolutions 10m and 20m. To keep the higher spatial resolution as much as possible, the resample step is mandatory. </w:t>
      </w:r>
    </w:p>
    <w:p>
      <w:pPr>
        <w:pStyle w:val="Heading4"/>
        <w:numPr>
          <w:ilvl w:val="3"/>
          <w:numId w:val="1"/>
        </w:numPr>
        <w:rPr>
          <w:rFonts w:cs="Arial"/>
        </w:rPr>
      </w:pPr>
      <w:bookmarkStart w:id="723" w:name="_Toc417423668"/>
      <w:bookmarkEnd w:id="723"/>
      <w:r>
        <w:rPr>
          <w:rFonts w:cs="Arial"/>
        </w:rPr>
        <w:t>Function</w:t>
      </w:r>
    </w:p>
    <w:p>
      <w:pPr>
        <w:pStyle w:val="Western"/>
        <w:rPr/>
      </w:pPr>
      <w:r>
        <w:rPr>
          <w:lang w:val="en-GB"/>
        </w:rPr>
        <w:t xml:space="preserve">This module is based on </w:t>
      </w:r>
      <w:r>
        <w:rPr>
          <w:lang w:val="en-GB"/>
        </w:rPr>
        <w:fldChar w:fldCharType="begin"/>
      </w:r>
      <w:r>
        <w:instrText> REF _Ref417449890 \h </w:instrText>
      </w:r>
      <w:r>
        <w:fldChar w:fldCharType="separate"/>
      </w:r>
      <w:r>
        <w:t>Figure  4 -36</w:t>
      </w:r>
      <w:r>
        <w:fldChar w:fldCharType="end"/>
      </w:r>
      <w:r>
        <w:rPr>
          <w:lang w:val="en-GB"/>
        </w:rPr>
        <w:t>.</w:t>
      </w:r>
    </w:p>
    <w:p>
      <w:pPr>
        <w:pStyle w:val="Normal"/>
        <w:rPr/>
      </w:pPr>
      <w:r>
        <w:rPr/>
        <w:drawing>
          <wp:inline distT="0" distB="0" distL="0" distR="0">
            <wp:extent cx="5768340" cy="2359025"/>
            <wp:effectExtent l="0" t="0" r="0" b="0"/>
            <wp:docPr id="39"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1" descr=""/>
                    <pic:cNvPicPr>
                      <a:picLocks noChangeAspect="1" noChangeArrowheads="1"/>
                    </pic:cNvPicPr>
                  </pic:nvPicPr>
                  <pic:blipFill>
                    <a:blip r:embed="rId47"/>
                    <a:stretch>
                      <a:fillRect/>
                    </a:stretch>
                  </pic:blipFill>
                  <pic:spPr bwMode="auto">
                    <a:xfrm>
                      <a:off x="0" y="0"/>
                      <a:ext cx="5768340" cy="2359025"/>
                    </a:xfrm>
                    <a:prstGeom prst="rect">
                      <a:avLst/>
                    </a:prstGeom>
                    <a:noFill/>
                    <a:ln w="9525">
                      <a:noFill/>
                      <a:miter lim="800000"/>
                      <a:headEnd/>
                      <a:tailEnd/>
                    </a:ln>
                  </pic:spPr>
                </pic:pic>
              </a:graphicData>
            </a:graphic>
          </wp:inline>
        </w:drawing>
      </w:r>
    </w:p>
    <w:p>
      <w:pPr>
        <w:pStyle w:val="Caption1"/>
        <w:rPr/>
      </w:pPr>
      <w:bookmarkStart w:id="724" w:name="_Toc417422293"/>
      <w:bookmarkStart w:id="725" w:name="_Ref417449890"/>
      <w:r>
        <w:rPr>
          <w:lang w:val="en-GB"/>
        </w:rPr>
        <w:t xml:space="preserve">Figure </w:t>
      </w:r>
      <w:r>
        <w:fldChar w:fldCharType="begin"/>
      </w:r>
      <w:r>
        <w:instrText>STYLEREF 1 \s</w:instrText>
      </w:r>
      <w:r>
        <w:fldChar w:fldCharType="separate"/>
      </w:r>
      <w:bookmarkStart w:id="726" w:name="__Fieldmark__9758_51071921"/>
      <w:r>
        <w:rPr>
          <w:lang w:val="en-GB"/>
        </w:rPr>
        <w:t>4</w:t>
      </w:r>
      <w:bookmarkStart w:id="727" w:name="__Fieldmark__10323_714155160"/>
      <w:r>
        <w:rPr>
          <w:lang w:val="en-GB"/>
        </w:rPr>
      </w:r>
      <w:r>
        <w:fldChar w:fldCharType="end"/>
      </w:r>
      <w:bookmarkEnd w:id="726"/>
      <w:bookmarkEnd w:id="727"/>
      <w:r>
        <w:rPr>
          <w:lang w:val="en-GB"/>
        </w:rPr>
        <w:noBreakHyphen/>
      </w:r>
      <w:r>
        <w:rPr>
          <w:lang w:val="en-GB"/>
        </w:rPr>
        <w:fldChar w:fldCharType="begin"/>
      </w:r>
      <w:r>
        <w:instrText> SEQ Figure \* ARABIC </w:instrText>
      </w:r>
      <w:r>
        <w:fldChar w:fldCharType="separate"/>
      </w:r>
      <w:r>
        <w:t>36</w:t>
      </w:r>
      <w:r>
        <w:fldChar w:fldCharType="end"/>
      </w:r>
      <w:bookmarkEnd w:id="724"/>
      <w:bookmarkEnd w:id="725"/>
      <w:r>
        <w:rPr>
          <w:lang w:val="en-GB"/>
        </w:rPr>
        <w:t> : Resampling Module Functional Diagram</w:t>
      </w:r>
    </w:p>
    <w:p>
      <w:pPr>
        <w:pStyle w:val="Heading4"/>
        <w:numPr>
          <w:ilvl w:val="3"/>
          <w:numId w:val="1"/>
        </w:numPr>
        <w:rPr>
          <w:rFonts w:cs="Arial"/>
        </w:rPr>
      </w:pPr>
      <w:bookmarkStart w:id="728" w:name="_Toc417423669"/>
      <w:r>
        <w:rPr>
          <w:rFonts w:cs="Arial"/>
        </w:rPr>
        <w:t>Subordinates</w:t>
      </w:r>
      <w:bookmarkEnd w:id="728"/>
      <w:r>
        <w:rPr>
          <w:rFonts w:cs="Arial"/>
        </w:rPr>
        <w:t xml:space="preserve"> </w:t>
      </w:r>
    </w:p>
    <w:p>
      <w:pPr>
        <w:pStyle w:val="Normal"/>
        <w:spacing w:beforeAutospacing="1" w:after="119"/>
        <w:rPr>
          <w:color w:val="000000"/>
        </w:rPr>
      </w:pPr>
      <w:r>
        <w:rPr>
          <w:color w:val="000000"/>
        </w:rPr>
        <w:t>Based on the previous algorithm, the list of sub-components is the following:</w:t>
      </w:r>
    </w:p>
    <w:p>
      <w:pPr>
        <w:pStyle w:val="Normal"/>
        <w:numPr>
          <w:ilvl w:val="0"/>
          <w:numId w:val="60"/>
        </w:numPr>
        <w:spacing w:beforeAutospacing="1" w:after="198"/>
        <w:rPr>
          <w:color w:val="000000"/>
        </w:rPr>
      </w:pPr>
      <w:r>
        <w:rPr>
          <w:color w:val="000000"/>
        </w:rPr>
        <w:t>Resampling: this sub-component is described below</w:t>
      </w:r>
    </w:p>
    <w:p>
      <w:pPr>
        <w:pStyle w:val="Normal"/>
        <w:numPr>
          <w:ilvl w:val="0"/>
          <w:numId w:val="60"/>
        </w:numPr>
        <w:spacing w:beforeAutospacing="1" w:after="198"/>
        <w:rPr/>
      </w:pPr>
      <w:r>
        <w:rPr>
          <w:color w:val="000000"/>
        </w:rPr>
        <w:t>Threshold: this sub-component is described below</w:t>
      </w:r>
    </w:p>
    <w:p>
      <w:pPr>
        <w:pStyle w:val="Normal"/>
        <w:spacing w:beforeAutospacing="1" w:after="198"/>
        <w:ind w:left="720" w:hanging="0"/>
        <w:rPr/>
      </w:pPr>
      <w:r>
        <w:rPr/>
      </w:r>
    </w:p>
    <w:p>
      <w:pPr>
        <w:pStyle w:val="Heading5"/>
        <w:numPr>
          <w:ilvl w:val="4"/>
          <w:numId w:val="1"/>
        </w:numPr>
        <w:rPr/>
      </w:pPr>
      <w:r>
        <w:rPr/>
        <w:t>Resampling</w:t>
      </w:r>
    </w:p>
    <w:p>
      <w:pPr>
        <w:pStyle w:val="Western"/>
        <w:rPr>
          <w:lang w:val="en-GB"/>
        </w:rPr>
      </w:pPr>
      <w:r>
        <w:rPr>
          <w:lang w:val="en-GB"/>
        </w:rPr>
        <w:t>This module runs the OTB application Radiometric Indices as it follows:</w:t>
      </w:r>
    </w:p>
    <w:p>
      <w:pPr>
        <w:pStyle w:val="Code"/>
        <w:ind w:firstLine="720"/>
        <w:rPr/>
      </w:pPr>
      <w:r>
        <w:rPr/>
        <w:t xml:space="preserve">otbcli_RigidTransformResample </w:t>
      </w:r>
    </w:p>
    <w:p>
      <w:pPr>
        <w:pStyle w:val="Code"/>
        <w:ind w:left="720" w:firstLine="720"/>
        <w:rPr/>
      </w:pPr>
      <w:r>
        <w:rPr/>
        <w:t xml:space="preserve">-in tile.tif </w:t>
      </w:r>
    </w:p>
    <w:p>
      <w:pPr>
        <w:pStyle w:val="Code"/>
        <w:ind w:left="720" w:firstLine="720"/>
        <w:rPr/>
      </w:pPr>
      <w:r>
        <w:rPr/>
        <w:t>-out tile_resampled.tif</w:t>
      </w:r>
    </w:p>
    <w:p>
      <w:pPr>
        <w:pStyle w:val="Code"/>
        <w:ind w:left="720" w:firstLine="720"/>
        <w:rPr>
          <w:lang w:val="fr-BE"/>
        </w:rPr>
      </w:pPr>
      <w:r>
        <w:rPr>
          <w:lang w:val="fr-FR"/>
        </w:rPr>
        <w:t xml:space="preserve">-transform.type id </w:t>
      </w:r>
    </w:p>
    <w:p>
      <w:pPr>
        <w:pStyle w:val="Code"/>
        <w:ind w:left="720" w:firstLine="720"/>
        <w:rPr>
          <w:lang w:val="fr-BE"/>
        </w:rPr>
      </w:pPr>
      <w:r>
        <w:rPr>
          <w:lang w:val="fr-FR"/>
        </w:rPr>
        <w:t xml:space="preserve">-transform.type.id.scalex ratio_x </w:t>
      </w:r>
    </w:p>
    <w:p>
      <w:pPr>
        <w:pStyle w:val="Code"/>
        <w:ind w:left="720" w:firstLine="720"/>
        <w:rPr>
          <w:lang w:val="es-ES"/>
        </w:rPr>
      </w:pPr>
      <w:r>
        <w:rPr>
          <w:lang w:val="es-ES"/>
        </w:rPr>
        <w:t xml:space="preserve">-transform.type.id.scaley ratio_y </w:t>
      </w:r>
    </w:p>
    <w:p>
      <w:pPr>
        <w:pStyle w:val="Code"/>
        <w:ind w:left="720" w:firstLine="720"/>
        <w:rPr/>
      </w:pPr>
      <w:r>
        <w:rPr/>
        <w:t xml:space="preserve">-interpolator user_interpolator </w:t>
      </w:r>
    </w:p>
    <w:p>
      <w:pPr>
        <w:pStyle w:val="Western"/>
        <w:rPr/>
      </w:pPr>
      <w:r>
        <w:rPr/>
        <w:t xml:space="preserve">See </w:t>
      </w:r>
      <w:r>
        <w:rPr/>
        <w:fldChar w:fldCharType="begin"/>
      </w:r>
      <w:r>
        <w:instrText> REF _Ref417404553 \r \h </w:instrText>
      </w:r>
      <w:r>
        <w:fldChar w:fldCharType="separate"/>
      </w:r>
      <w:r>
        <w:t>RD.5</w:t>
      </w:r>
      <w:r>
        <w:fldChar w:fldCharType="end"/>
      </w:r>
      <w:r>
        <w:rPr/>
        <w:t>, for more information.</w:t>
      </w:r>
    </w:p>
    <w:p>
      <w:pPr>
        <w:pStyle w:val="Heading5"/>
        <w:numPr>
          <w:ilvl w:val="4"/>
          <w:numId w:val="1"/>
        </w:numPr>
        <w:rPr/>
      </w:pPr>
      <w:r>
        <w:rPr/>
        <w:t>Threshold</w:t>
      </w:r>
    </w:p>
    <w:p>
      <w:pPr>
        <w:pStyle w:val="Western"/>
        <w:rPr>
          <w:lang w:val="en-GB"/>
        </w:rPr>
      </w:pPr>
      <w:r>
        <w:rPr>
          <w:lang w:val="en-GB"/>
        </w:rPr>
        <w:t>The threshold consists in an OTB BandMath with the following expression:</w:t>
      </w:r>
    </w:p>
    <w:p>
      <w:pPr>
        <w:pStyle w:val="Code"/>
        <w:ind w:firstLine="720"/>
        <w:rPr/>
      </w:pPr>
      <w:r>
        <w:rPr/>
        <w:t>if(im1b1&gt;bin_threshold,1,0).</w:t>
      </w:r>
    </w:p>
    <w:p>
      <w:pPr>
        <w:pStyle w:val="Western"/>
        <w:rPr/>
      </w:pPr>
      <w:r>
        <w:rPr>
          <w:lang w:val="en-GB"/>
        </w:rPr>
        <w:t xml:space="preserve">For more information about the OTB application BandMath, see </w:t>
      </w:r>
      <w:r>
        <w:rPr>
          <w:lang w:val="en-GB"/>
        </w:rPr>
        <w:fldChar w:fldCharType="begin"/>
      </w:r>
      <w:r>
        <w:instrText> REF _Ref417404553 \r \h </w:instrText>
      </w:r>
      <w:r>
        <w:fldChar w:fldCharType="separate"/>
      </w:r>
      <w:r>
        <w:t>RD.5</w:t>
      </w:r>
      <w:r>
        <w:fldChar w:fldCharType="end"/>
      </w:r>
      <w:r>
        <w:rPr>
          <w:lang w:val="en-GB"/>
        </w:rPr>
        <w:t>.</w:t>
      </w:r>
    </w:p>
    <w:p>
      <w:pPr>
        <w:pStyle w:val="Heading4"/>
        <w:numPr>
          <w:ilvl w:val="3"/>
          <w:numId w:val="1"/>
        </w:numPr>
        <w:rPr>
          <w:rFonts w:cs="Arial"/>
        </w:rPr>
      </w:pPr>
      <w:bookmarkStart w:id="729" w:name="_Toc417423670"/>
      <w:r>
        <w:rPr>
          <w:rFonts w:cs="Arial"/>
        </w:rPr>
        <w:t>Dependencies</w:t>
      </w:r>
      <w:bookmarkEnd w:id="729"/>
      <w:r>
        <w:rPr>
          <w:rFonts w:cs="Arial"/>
        </w:rPr>
        <w:t xml:space="preserve"> </w:t>
      </w:r>
    </w:p>
    <w:p>
      <w:pPr>
        <w:pStyle w:val="Normal"/>
        <w:spacing w:beforeAutospacing="1" w:after="119"/>
        <w:rPr>
          <w:color w:val="000000"/>
        </w:rPr>
      </w:pPr>
      <w:r>
        <w:rPr>
          <w:color w:val="000000"/>
        </w:rPr>
        <w:t>The dependence of this module is the following:</w:t>
      </w:r>
    </w:p>
    <w:p>
      <w:pPr>
        <w:pStyle w:val="Normal"/>
        <w:numPr>
          <w:ilvl w:val="0"/>
          <w:numId w:val="61"/>
        </w:numPr>
        <w:spacing w:beforeAutospacing="1" w:after="198"/>
        <w:rPr>
          <w:color w:val="000000"/>
        </w:rPr>
      </w:pPr>
      <w:r>
        <w:rPr>
          <w:color w:val="000000"/>
        </w:rPr>
        <w:t xml:space="preserve">Common library/package to provide capabilities to read the image data from a L2A product. </w:t>
      </w:r>
    </w:p>
    <w:p>
      <w:pPr>
        <w:pStyle w:val="Normal"/>
        <w:numPr>
          <w:ilvl w:val="0"/>
          <w:numId w:val="61"/>
        </w:numPr>
        <w:spacing w:beforeAutospacing="1" w:after="198"/>
        <w:rPr>
          <w:color w:val="000000"/>
        </w:rPr>
      </w:pPr>
      <w:r>
        <w:rPr>
          <w:color w:val="000000"/>
        </w:rPr>
        <w:t>OTB application package</w:t>
      </w:r>
    </w:p>
    <w:p>
      <w:pPr>
        <w:pStyle w:val="Normal"/>
        <w:spacing w:beforeAutospacing="1" w:after="119"/>
        <w:rPr>
          <w:color w:val="000000"/>
        </w:rPr>
      </w:pPr>
      <w:r>
        <w:rPr>
          <w:color w:val="000000"/>
        </w:rPr>
        <w:t>These components should be initialized at the beginning of the module.</w:t>
      </w:r>
    </w:p>
    <w:p>
      <w:pPr>
        <w:pStyle w:val="Heading4"/>
        <w:numPr>
          <w:ilvl w:val="3"/>
          <w:numId w:val="1"/>
        </w:numPr>
        <w:rPr>
          <w:rFonts w:cs="Arial"/>
        </w:rPr>
      </w:pPr>
      <w:bookmarkStart w:id="730" w:name="_Toc417423671"/>
      <w:bookmarkEnd w:id="730"/>
      <w:r>
        <w:rPr>
          <w:rFonts w:cs="Arial"/>
        </w:rPr>
        <w:t>Interfaces</w:t>
      </w:r>
    </w:p>
    <w:p>
      <w:pPr>
        <w:pStyle w:val="Normal"/>
        <w:spacing w:beforeAutospacing="1" w:after="119"/>
        <w:rPr>
          <w:color w:val="000000"/>
        </w:rPr>
      </w:pPr>
      <w:r>
        <w:rPr>
          <w:color w:val="000000"/>
        </w:rPr>
        <w:t>The main interfaces in term of data flow of its module are:</w:t>
      </w:r>
    </w:p>
    <w:p>
      <w:pPr>
        <w:pStyle w:val="Normal"/>
        <w:numPr>
          <w:ilvl w:val="0"/>
          <w:numId w:val="62"/>
        </w:numPr>
        <w:spacing w:beforeAutospacing="1" w:after="198"/>
        <w:rPr>
          <w:color w:val="000000"/>
        </w:rPr>
      </w:pPr>
      <w:r>
        <w:rPr>
          <w:color w:val="000000"/>
        </w:rPr>
        <w:t>As input, a raster image</w:t>
      </w:r>
    </w:p>
    <w:p>
      <w:pPr>
        <w:pStyle w:val="Normal"/>
        <w:numPr>
          <w:ilvl w:val="0"/>
          <w:numId w:val="62"/>
        </w:numPr>
        <w:spacing w:beforeAutospacing="1" w:after="198"/>
        <w:rPr>
          <w:color w:val="000000"/>
        </w:rPr>
      </w:pPr>
      <w:r>
        <w:rPr>
          <w:color w:val="000000"/>
        </w:rPr>
        <w:t>As output, a raster image resampled</w:t>
      </w:r>
    </w:p>
    <w:p>
      <w:pPr>
        <w:pStyle w:val="Normal"/>
        <w:numPr>
          <w:ilvl w:val="0"/>
          <w:numId w:val="62"/>
        </w:numPr>
        <w:spacing w:beforeAutospacing="1" w:after="198"/>
        <w:rPr>
          <w:color w:val="000000"/>
        </w:rPr>
      </w:pPr>
      <w:r>
        <w:rPr>
          <w:color w:val="000000"/>
        </w:rPr>
        <w:t>As auxiliary data</w:t>
      </w:r>
    </w:p>
    <w:p>
      <w:pPr>
        <w:pStyle w:val="Normal"/>
        <w:numPr>
          <w:ilvl w:val="1"/>
          <w:numId w:val="62"/>
        </w:numPr>
        <w:spacing w:beforeAutospacing="1" w:after="198"/>
        <w:rPr>
          <w:color w:val="000000"/>
        </w:rPr>
      </w:pPr>
      <w:r>
        <w:rPr>
          <w:color w:val="000000"/>
        </w:rPr>
        <w:t>Not applicable here</w:t>
      </w:r>
    </w:p>
    <w:p>
      <w:pPr>
        <w:pStyle w:val="Normal"/>
        <w:numPr>
          <w:ilvl w:val="0"/>
          <w:numId w:val="62"/>
        </w:numPr>
        <w:spacing w:beforeAutospacing="1" w:after="198"/>
        <w:rPr>
          <w:color w:val="000000"/>
        </w:rPr>
      </w:pPr>
      <w:r>
        <w:rPr>
          <w:color w:val="000000"/>
        </w:rPr>
        <w:t>As image processing parameters</w:t>
      </w:r>
    </w:p>
    <w:p>
      <w:pPr>
        <w:pStyle w:val="Normal"/>
        <w:numPr>
          <w:ilvl w:val="1"/>
          <w:numId w:val="62"/>
        </w:numPr>
        <w:spacing w:beforeAutospacing="1" w:after="198"/>
        <w:rPr>
          <w:color w:val="000000"/>
        </w:rPr>
      </w:pPr>
      <w:r>
        <w:rPr>
          <w:color w:val="000000"/>
        </w:rPr>
        <w:t>ratio_x, ratio_y</w:t>
      </w:r>
    </w:p>
    <w:p>
      <w:pPr>
        <w:pStyle w:val="Normal"/>
        <w:numPr>
          <w:ilvl w:val="1"/>
          <w:numId w:val="62"/>
        </w:numPr>
        <w:spacing w:beforeAutospacing="1" w:after="198"/>
        <w:rPr>
          <w:color w:val="000000"/>
        </w:rPr>
      </w:pPr>
      <w:r>
        <w:rPr>
          <w:color w:val="000000"/>
        </w:rPr>
        <w:t>interpolator, interpolator_options</w:t>
      </w:r>
    </w:p>
    <w:p>
      <w:pPr>
        <w:pStyle w:val="Normal"/>
        <w:numPr>
          <w:ilvl w:val="1"/>
          <w:numId w:val="62"/>
        </w:numPr>
        <w:spacing w:beforeAutospacing="1" w:after="198"/>
        <w:rPr>
          <w:color w:val="000000"/>
        </w:rPr>
      </w:pPr>
      <w:r>
        <w:rPr>
          <w:color w:val="000000"/>
        </w:rPr>
        <w:t>binary_opt</w:t>
      </w:r>
    </w:p>
    <w:p>
      <w:pPr>
        <w:pStyle w:val="Heading4"/>
        <w:numPr>
          <w:ilvl w:val="3"/>
          <w:numId w:val="1"/>
        </w:numPr>
        <w:rPr>
          <w:rFonts w:cs="Arial"/>
        </w:rPr>
      </w:pPr>
      <w:bookmarkStart w:id="731" w:name="_Toc417423672"/>
      <w:bookmarkEnd w:id="731"/>
      <w:r>
        <w:rPr>
          <w:rFonts w:cs="Arial"/>
        </w:rPr>
        <w:t>Resources</w:t>
      </w:r>
    </w:p>
    <w:p>
      <w:pPr>
        <w:pStyle w:val="Western"/>
        <w:rPr/>
      </w:pPr>
      <w:r>
        <w:rPr/>
        <w:t xml:space="preserve">Not Applicable </w:t>
      </w:r>
    </w:p>
    <w:p>
      <w:pPr>
        <w:pStyle w:val="Heading4"/>
        <w:numPr>
          <w:ilvl w:val="3"/>
          <w:numId w:val="1"/>
        </w:numPr>
        <w:rPr>
          <w:lang w:val="en-US"/>
        </w:rPr>
      </w:pPr>
      <w:bookmarkStart w:id="732" w:name="_Toc417423673"/>
      <w:r>
        <w:rPr>
          <w:lang w:val="en-US"/>
        </w:rPr>
        <w:t>References</w:t>
      </w:r>
      <w:bookmarkEnd w:id="732"/>
      <w:r>
        <w:rPr>
          <w:lang w:val="en-US"/>
        </w:rPr>
        <w:t xml:space="preserve"> </w:t>
      </w:r>
    </w:p>
    <w:p>
      <w:pPr>
        <w:pStyle w:val="Normal"/>
        <w:rPr/>
      </w:pPr>
      <w:r>
        <w:rPr/>
        <w:t>The reference of this module comes from the OTB documentation [</w:t>
      </w:r>
      <w:r>
        <w:rPr/>
        <w:fldChar w:fldCharType="begin"/>
      </w:r>
      <w:r>
        <w:instrText> REF _Ref417404553 \r \h </w:instrText>
      </w:r>
      <w:r>
        <w:fldChar w:fldCharType="separate"/>
      </w:r>
      <w:r>
        <w:t>RD.5</w:t>
      </w:r>
      <w:r>
        <w:fldChar w:fldCharType="end"/>
      </w:r>
      <w:r>
        <w:rPr/>
        <w:t>]</w:t>
      </w:r>
    </w:p>
    <w:p>
      <w:pPr>
        <w:pStyle w:val="Heading4"/>
        <w:numPr>
          <w:ilvl w:val="3"/>
          <w:numId w:val="1"/>
        </w:numPr>
        <w:rPr>
          <w:rFonts w:cs="Arial"/>
        </w:rPr>
      </w:pPr>
      <w:bookmarkStart w:id="733" w:name="_Toc417423674"/>
      <w:bookmarkEnd w:id="733"/>
      <w:r>
        <w:rPr>
          <w:rFonts w:cs="Arial"/>
        </w:rPr>
        <w:t>Data</w:t>
      </w:r>
    </w:p>
    <w:p>
      <w:pPr>
        <w:pStyle w:val="Normal"/>
        <w:spacing w:beforeAutospacing="1" w:after="119"/>
        <w:rPr>
          <w:color w:val="000000"/>
        </w:rPr>
      </w:pPr>
      <w:r>
        <w:rPr>
          <w:color w:val="000000"/>
        </w:rPr>
        <w:t xml:space="preserve">The internal data of this component will be stored into the working directory until the end of the module execution. </w:t>
      </w:r>
    </w:p>
    <w:p>
      <w:pPr>
        <w:pStyle w:val="Normal"/>
        <w:spacing w:beforeAutospacing="1" w:after="119"/>
        <w:rPr>
          <w:color w:val="000000"/>
        </w:rPr>
      </w:pPr>
      <w:r>
        <w:rPr>
          <w:color w:val="000000"/>
        </w:rPr>
        <w:t>The current list of internal data is the following:</w:t>
      </w:r>
    </w:p>
    <w:p>
      <w:pPr>
        <w:pStyle w:val="Normal"/>
        <w:numPr>
          <w:ilvl w:val="0"/>
          <w:numId w:val="63"/>
        </w:numPr>
        <w:spacing w:beforeAutospacing="1" w:after="198"/>
        <w:rPr>
          <w:color w:val="000000"/>
        </w:rPr>
      </w:pPr>
      <w:r>
        <w:rPr>
          <w:color w:val="000000"/>
        </w:rPr>
        <w:t>In case of binary masks, a resampled non-binary image</w:t>
      </w:r>
    </w:p>
    <w:p>
      <w:pPr>
        <w:pStyle w:val="Heading3"/>
        <w:numPr>
          <w:ilvl w:val="2"/>
          <w:numId w:val="1"/>
        </w:numPr>
        <w:rPr/>
      </w:pPr>
      <w:bookmarkStart w:id="734" w:name="_Ref417422879"/>
      <w:bookmarkStart w:id="735" w:name="_Toc417423675"/>
      <w:bookmarkEnd w:id="734"/>
      <w:bookmarkEnd w:id="735"/>
      <w:r>
        <w:rPr/>
        <w:t>CropMask Trimming Data Preparation module</w:t>
      </w:r>
    </w:p>
    <w:p>
      <w:pPr>
        <w:pStyle w:val="Heading4"/>
        <w:numPr>
          <w:ilvl w:val="3"/>
          <w:numId w:val="1"/>
        </w:numPr>
        <w:rPr/>
      </w:pPr>
      <w:bookmarkStart w:id="736" w:name="_Toc417423676"/>
      <w:bookmarkEnd w:id="736"/>
      <w:r>
        <w:rPr/>
        <w:t>Type</w:t>
      </w:r>
    </w:p>
    <w:p>
      <w:pPr>
        <w:pStyle w:val="Western"/>
        <w:rPr/>
      </w:pPr>
      <w:r>
        <w:rPr/>
        <w:t>The CropMask_Trimming_Data_Preparation represents a processing step of the crop mask processor in the case of we don’t have input field data. This module is a collection of executable or internal functions.</w:t>
      </w:r>
    </w:p>
    <w:p>
      <w:pPr>
        <w:pStyle w:val="Heading4"/>
        <w:numPr>
          <w:ilvl w:val="3"/>
          <w:numId w:val="1"/>
        </w:numPr>
        <w:rPr/>
      </w:pPr>
      <w:bookmarkStart w:id="737" w:name="_Toc417423677"/>
      <w:r>
        <w:rPr/>
        <w:t>Purpose</w:t>
      </w:r>
      <w:bookmarkEnd w:id="737"/>
      <w:r>
        <w:rPr/>
        <w:t xml:space="preserve"> </w:t>
      </w:r>
    </w:p>
    <w:p>
      <w:pPr>
        <w:pStyle w:val="Normal"/>
        <w:rPr/>
      </w:pPr>
      <w:r>
        <w:rPr>
          <w:lang w:val="en-US" w:eastAsia="fr-FR"/>
        </w:rPr>
        <w:t xml:space="preserve">This module extracts from the input time series a specific subset of data for the trimming operation. This subset of data is related to some temporal features based on the reflectances and the ndvi. This module covers different sections of the Crop Mask </w:t>
      </w:r>
      <w:r>
        <w:rPr/>
        <w:t>ATBD</w:t>
      </w:r>
      <w:r>
        <w:rPr>
          <w:lang w:val="en-US" w:eastAsia="fr-FR"/>
        </w:rPr>
        <w:t xml:space="preserve"> [</w:t>
      </w:r>
      <w:r>
        <w:rPr>
          <w:lang w:val="en-US" w:eastAsia="fr-FR"/>
        </w:rPr>
        <w:fldChar w:fldCharType="begin"/>
      </w:r>
      <w:r>
        <w:instrText> REF _Ref358796925 \r \h </w:instrText>
      </w:r>
      <w:r>
        <w:fldChar w:fldCharType="separate"/>
      </w:r>
      <w:r>
        <w:t>RD.4</w:t>
      </w:r>
      <w:r>
        <w:fldChar w:fldCharType="end"/>
      </w:r>
      <w:r>
        <w:rPr>
          <w:lang w:val="en-US" w:eastAsia="fr-FR"/>
        </w:rPr>
        <w:t xml:space="preserve"> section 4.1 and 4.2]. </w:t>
      </w:r>
    </w:p>
    <w:p>
      <w:pPr>
        <w:pStyle w:val="Heading4"/>
        <w:numPr>
          <w:ilvl w:val="3"/>
          <w:numId w:val="1"/>
        </w:numPr>
        <w:rPr/>
      </w:pPr>
      <w:bookmarkStart w:id="738" w:name="_Toc417423678"/>
      <w:bookmarkEnd w:id="738"/>
      <w:r>
        <w:rPr/>
        <w:t>Function</w:t>
      </w:r>
    </w:p>
    <w:p>
      <w:pPr>
        <w:pStyle w:val="Normal"/>
        <w:rPr/>
      </w:pPr>
      <w:r>
        <w:rPr>
          <w:lang w:val="en-US" w:eastAsia="fr-FR"/>
        </w:rPr>
        <w:t xml:space="preserve">This module is based on the section 4.1 and 4.2 of the </w:t>
      </w:r>
      <w:r>
        <w:rPr/>
        <w:t>ATBD</w:t>
      </w:r>
      <w:r>
        <w:rPr>
          <w:lang w:val="en-US" w:eastAsia="fr-FR"/>
        </w:rPr>
        <w:t xml:space="preserve"> about Crop Mask [</w:t>
      </w:r>
      <w:r>
        <w:rPr>
          <w:lang w:val="en-US" w:eastAsia="fr-FR"/>
        </w:rPr>
        <w:fldChar w:fldCharType="begin"/>
      </w:r>
      <w:r>
        <w:instrText> REF _Ref358796925 \r \h </w:instrText>
      </w:r>
      <w:r>
        <w:fldChar w:fldCharType="separate"/>
      </w:r>
      <w:r>
        <w:t>RD.4</w:t>
      </w:r>
      <w:r>
        <w:fldChar w:fldCharType="end"/>
      </w:r>
      <w:r>
        <w:rPr>
          <w:lang w:val="en-US" w:eastAsia="fr-FR"/>
        </w:rPr>
        <w:t>]. The following pseudo code reuses the steps described in the document.</w:t>
      </w:r>
    </w:p>
    <w:p>
      <w:pPr>
        <w:pStyle w:val="ListParagraph"/>
        <w:numPr>
          <w:ilvl w:val="0"/>
          <w:numId w:val="66"/>
        </w:numPr>
        <w:rPr>
          <w:lang w:val="en-US"/>
        </w:rPr>
      </w:pPr>
      <w:r>
        <w:rPr>
          <w:lang w:val="en-US"/>
        </w:rPr>
        <w:t>For each date in the time series:</w:t>
      </w:r>
    </w:p>
    <w:p>
      <w:pPr>
        <w:pStyle w:val="ListParagraph"/>
        <w:numPr>
          <w:ilvl w:val="1"/>
          <w:numId w:val="66"/>
        </w:numPr>
        <w:rPr>
          <w:lang w:val="en-US"/>
        </w:rPr>
      </w:pPr>
      <w:r>
        <w:rPr>
          <w:lang w:val="en-US"/>
        </w:rPr>
        <w:t>Extract the selected reflectances (and resample to 10m if necessary) at current time and concatenate with previous dates.</w:t>
      </w:r>
    </w:p>
    <w:p>
      <w:pPr>
        <w:pStyle w:val="ListParagraph"/>
        <w:numPr>
          <w:ilvl w:val="1"/>
          <w:numId w:val="66"/>
        </w:numPr>
        <w:rPr>
          <w:lang w:val="en-US"/>
        </w:rPr>
      </w:pPr>
      <w:r>
        <w:rPr>
          <w:lang w:val="en-US"/>
        </w:rPr>
        <w:t>Compute NDVI at current time and concatenates with the previous dates.</w:t>
      </w:r>
    </w:p>
    <w:p>
      <w:pPr>
        <w:pStyle w:val="ListParagraph"/>
        <w:numPr>
          <w:ilvl w:val="0"/>
          <w:numId w:val="66"/>
        </w:numPr>
        <w:rPr>
          <w:lang w:val="en-US"/>
        </w:rPr>
      </w:pPr>
      <w:r>
        <w:rPr>
          <w:lang w:val="en-US"/>
        </w:rPr>
        <w:t>TemporalSmoothing of the new reflectances time series</w:t>
      </w:r>
    </w:p>
    <w:p>
      <w:pPr>
        <w:pStyle w:val="ListParagraph"/>
        <w:numPr>
          <w:ilvl w:val="0"/>
          <w:numId w:val="66"/>
        </w:numPr>
        <w:rPr>
          <w:lang w:val="en-US"/>
        </w:rPr>
      </w:pPr>
      <w:r>
        <w:rPr>
          <w:lang w:val="en-US"/>
        </w:rPr>
        <w:t>TemporalSmoothing of the NDVI time series</w:t>
      </w:r>
    </w:p>
    <w:p>
      <w:pPr>
        <w:pStyle w:val="ListParagraph"/>
        <w:numPr>
          <w:ilvl w:val="0"/>
          <w:numId w:val="66"/>
        </w:numPr>
        <w:rPr>
          <w:lang w:val="en-US"/>
        </w:rPr>
      </w:pPr>
      <w:r>
        <w:rPr>
          <w:lang w:val="en-US"/>
        </w:rPr>
        <w:t>ComputeReferenceDate according to the smooth reflectances and smooth NDVI time series</w:t>
      </w:r>
    </w:p>
    <w:p>
      <w:pPr>
        <w:pStyle w:val="ListParagraph"/>
        <w:numPr>
          <w:ilvl w:val="0"/>
          <w:numId w:val="66"/>
        </w:numPr>
        <w:rPr>
          <w:lang w:val="en-US"/>
        </w:rPr>
      </w:pPr>
      <w:r>
        <w:rPr>
          <w:lang w:val="en-US"/>
        </w:rPr>
        <w:t>SelectReflectanceFromDate from the smooth reflectances and the reference date</w:t>
      </w:r>
    </w:p>
    <w:p>
      <w:pPr>
        <w:pStyle w:val="Heading4"/>
        <w:numPr>
          <w:ilvl w:val="3"/>
          <w:numId w:val="1"/>
        </w:numPr>
        <w:rPr/>
      </w:pPr>
      <w:bookmarkStart w:id="739" w:name="_Toc417423679"/>
      <w:r>
        <w:rPr/>
        <w:t>Subordinates</w:t>
      </w:r>
      <w:bookmarkEnd w:id="739"/>
      <w:r>
        <w:rPr/>
        <w:t xml:space="preserve"> </w:t>
      </w:r>
    </w:p>
    <w:p>
      <w:pPr>
        <w:pStyle w:val="Normal"/>
        <w:rPr>
          <w:lang w:val="en-US" w:eastAsia="fr-FR"/>
        </w:rPr>
      </w:pPr>
      <w:r>
        <w:rPr>
          <w:lang w:val="en-US" w:eastAsia="fr-FR"/>
        </w:rPr>
        <w:t>The sub-components of this module are:</w:t>
      </w:r>
    </w:p>
    <w:p>
      <w:pPr>
        <w:pStyle w:val="ListParagraph"/>
        <w:numPr>
          <w:ilvl w:val="0"/>
          <w:numId w:val="67"/>
        </w:numPr>
        <w:rPr>
          <w:lang w:val="en-US"/>
        </w:rPr>
      </w:pPr>
      <w:r>
        <w:rPr>
          <w:lang w:val="en-US"/>
        </w:rPr>
        <w:t>PrepareTimeSeries which allow to extract selected reflectances and compute NDVI iteratively. This sub-component is trivial with OTB Applications Extract, BandMath and Concatenate</w:t>
      </w:r>
    </w:p>
    <w:p>
      <w:pPr>
        <w:pStyle w:val="ListParagraph"/>
        <w:numPr>
          <w:ilvl w:val="0"/>
          <w:numId w:val="67"/>
        </w:numPr>
        <w:rPr>
          <w:lang w:val="en-US"/>
        </w:rPr>
      </w:pPr>
      <w:r>
        <w:rPr>
          <w:lang w:val="en-US"/>
        </w:rPr>
        <w:t xml:space="preserve">TemporalSmoothing which is described in the section 4.1 of the </w:t>
      </w:r>
      <w:r>
        <w:rPr/>
        <w:t>ATBD</w:t>
      </w:r>
      <w:r>
        <w:rPr>
          <w:lang w:val="en-US"/>
        </w:rPr>
        <w:t xml:space="preserve"> Crop Mask document</w:t>
      </w:r>
    </w:p>
    <w:p>
      <w:pPr>
        <w:pStyle w:val="ListParagraph"/>
        <w:numPr>
          <w:ilvl w:val="0"/>
          <w:numId w:val="67"/>
        </w:numPr>
        <w:rPr>
          <w:lang w:val="en-US"/>
        </w:rPr>
      </w:pPr>
      <w:r>
        <w:rPr>
          <w:lang w:val="en-US"/>
        </w:rPr>
        <w:t xml:space="preserve">ComputeReferenceDate which is described in the section 4.2.1 of the </w:t>
      </w:r>
      <w:r>
        <w:rPr/>
        <w:t>ATBD</w:t>
      </w:r>
      <w:r>
        <w:rPr>
          <w:lang w:val="en-US"/>
        </w:rPr>
        <w:t xml:space="preserve"> Crop Mask</w:t>
      </w:r>
    </w:p>
    <w:p>
      <w:pPr>
        <w:pStyle w:val="ListParagraph"/>
        <w:numPr>
          <w:ilvl w:val="0"/>
          <w:numId w:val="67"/>
        </w:numPr>
        <w:rPr>
          <w:lang w:val="en-US"/>
        </w:rPr>
      </w:pPr>
      <w:r>
        <w:rPr>
          <w:lang w:val="en-US"/>
        </w:rPr>
        <w:t xml:space="preserve">SelectReflectanceFromDate which is described in the section 4.2.2 of the </w:t>
      </w:r>
      <w:r>
        <w:rPr/>
        <w:t>ATBD</w:t>
      </w:r>
      <w:r>
        <w:rPr>
          <w:lang w:val="en-US"/>
        </w:rPr>
        <w:t xml:space="preserve"> Crop Mask</w:t>
      </w:r>
    </w:p>
    <w:p>
      <w:pPr>
        <w:pStyle w:val="Heading4"/>
        <w:numPr>
          <w:ilvl w:val="3"/>
          <w:numId w:val="1"/>
        </w:numPr>
        <w:rPr/>
      </w:pPr>
      <w:bookmarkStart w:id="740" w:name="_Toc417423680"/>
      <w:r>
        <w:rPr/>
        <w:t>Dependencies</w:t>
      </w:r>
      <w:bookmarkEnd w:id="740"/>
      <w:r>
        <w:rPr/>
        <w:t xml:space="preserve"> </w:t>
      </w:r>
    </w:p>
    <w:p>
      <w:pPr>
        <w:pStyle w:val="Normal"/>
        <w:rPr>
          <w:lang w:eastAsia="fr-FR"/>
        </w:rPr>
      </w:pPr>
      <w:r>
        <w:rPr>
          <w:lang w:eastAsia="fr-FR"/>
        </w:rPr>
        <w:t>The dependences of this module are the following:</w:t>
      </w:r>
    </w:p>
    <w:p>
      <w:pPr>
        <w:pStyle w:val="ListParagraph"/>
        <w:numPr>
          <w:ilvl w:val="0"/>
          <w:numId w:val="6"/>
        </w:numPr>
        <w:rPr/>
      </w:pPr>
      <w:r>
        <w:rPr/>
        <w:t>Common library to provide capabilities to read a L2A product and extract reflectance;</w:t>
      </w:r>
    </w:p>
    <w:p>
      <w:pPr>
        <w:pStyle w:val="ListParagraph"/>
        <w:numPr>
          <w:ilvl w:val="0"/>
          <w:numId w:val="6"/>
        </w:numPr>
        <w:rPr/>
      </w:pPr>
      <w:r>
        <w:rPr/>
        <w:t>OTB application package;</w:t>
      </w:r>
    </w:p>
    <w:p>
      <w:pPr>
        <w:pStyle w:val="ListParagraph"/>
        <w:numPr>
          <w:ilvl w:val="0"/>
          <w:numId w:val="6"/>
        </w:numPr>
        <w:rPr/>
      </w:pPr>
      <w:r>
        <w:rPr/>
        <w:t>S2Agri application package.</w:t>
      </w:r>
    </w:p>
    <w:p>
      <w:pPr>
        <w:pStyle w:val="Normal"/>
        <w:rPr>
          <w:lang w:eastAsia="fr-FR"/>
        </w:rPr>
      </w:pPr>
      <w:r>
        <w:rPr>
          <w:lang w:eastAsia="fr-FR"/>
        </w:rPr>
        <w:t>All these components should be initialized at the beginning of the module.</w:t>
      </w:r>
    </w:p>
    <w:p>
      <w:pPr>
        <w:pStyle w:val="Heading4"/>
        <w:numPr>
          <w:ilvl w:val="3"/>
          <w:numId w:val="1"/>
        </w:numPr>
        <w:rPr/>
      </w:pPr>
      <w:bookmarkStart w:id="741" w:name="_Toc417423681"/>
      <w:bookmarkEnd w:id="741"/>
      <w:r>
        <w:rPr/>
        <w:t>Interfaces</w:t>
      </w:r>
    </w:p>
    <w:p>
      <w:pPr>
        <w:pStyle w:val="Normal"/>
        <w:rPr>
          <w:lang w:eastAsia="fr-FR"/>
        </w:rPr>
      </w:pPr>
      <w:r>
        <w:rPr>
          <w:lang w:eastAsia="fr-FR"/>
        </w:rPr>
        <w:t>The main interfaces in term of control flow are:</w:t>
      </w:r>
    </w:p>
    <w:p>
      <w:pPr>
        <w:pStyle w:val="ListParagraph"/>
        <w:numPr>
          <w:ilvl w:val="0"/>
          <w:numId w:val="6"/>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
        </w:numPr>
        <w:rPr/>
      </w:pPr>
      <w:r>
        <w:rPr/>
        <w:t>As input, a L2A time resampling series product (L2A_TS_PRD):</w:t>
      </w:r>
    </w:p>
    <w:p>
      <w:pPr>
        <w:pStyle w:val="ListParagraph"/>
        <w:numPr>
          <w:ilvl w:val="0"/>
          <w:numId w:val="6"/>
        </w:numPr>
        <w:rPr/>
      </w:pPr>
      <w:r>
        <w:rPr/>
        <w:t>As output, a set of 5 raster which contains the reflectances at the reference date (L4A_ref_tile_PRD)</w:t>
      </w:r>
    </w:p>
    <w:p>
      <w:pPr>
        <w:pStyle w:val="ListParagraph"/>
        <w:numPr>
          <w:ilvl w:val="0"/>
          <w:numId w:val="6"/>
        </w:numPr>
        <w:rPr/>
      </w:pPr>
      <w:r>
        <w:rPr/>
        <w:t>As auxiliary data</w:t>
      </w:r>
    </w:p>
    <w:p>
      <w:pPr>
        <w:pStyle w:val="ListParagraph"/>
        <w:numPr>
          <w:ilvl w:val="1"/>
          <w:numId w:val="6"/>
        </w:numPr>
        <w:rPr/>
      </w:pPr>
      <w:r>
        <w:rPr/>
        <w:t>Not applicable here</w:t>
      </w:r>
    </w:p>
    <w:p>
      <w:pPr>
        <w:pStyle w:val="ListParagraph"/>
        <w:numPr>
          <w:ilvl w:val="0"/>
          <w:numId w:val="6"/>
        </w:numPr>
        <w:rPr/>
      </w:pPr>
      <w:r>
        <w:rPr/>
        <w:t>As image processing parameters</w:t>
      </w:r>
    </w:p>
    <w:p>
      <w:pPr>
        <w:pStyle w:val="ListParagraph"/>
        <w:numPr>
          <w:ilvl w:val="1"/>
          <w:numId w:val="6"/>
        </w:numPr>
        <w:rPr/>
      </w:pPr>
      <w:r>
        <w:rPr/>
        <w:t>List of reflectances to use.</w:t>
      </w:r>
    </w:p>
    <w:p>
      <w:pPr>
        <w:pStyle w:val="Heading4"/>
        <w:numPr>
          <w:ilvl w:val="3"/>
          <w:numId w:val="1"/>
        </w:numPr>
        <w:rPr/>
      </w:pPr>
      <w:bookmarkStart w:id="742" w:name="_Toc417423682"/>
      <w:bookmarkEnd w:id="742"/>
      <w:r>
        <w:rPr/>
        <w:t>Resources</w:t>
      </w:r>
    </w:p>
    <w:p>
      <w:pPr>
        <w:pStyle w:val="Normal"/>
        <w:rPr>
          <w:lang w:val="en-US" w:eastAsia="fr-FR"/>
        </w:rPr>
      </w:pPr>
      <w:r>
        <w:rPr>
          <w:lang w:val="en-US" w:eastAsia="fr-FR"/>
        </w:rPr>
        <w:t>Not Applicable here</w:t>
      </w:r>
    </w:p>
    <w:p>
      <w:pPr>
        <w:pStyle w:val="Heading4"/>
        <w:numPr>
          <w:ilvl w:val="3"/>
          <w:numId w:val="1"/>
        </w:numPr>
        <w:rPr/>
      </w:pPr>
      <w:bookmarkStart w:id="743" w:name="_Toc417423683"/>
      <w:r>
        <w:rPr/>
        <w:t>References</w:t>
      </w:r>
      <w:bookmarkEnd w:id="743"/>
      <w:r>
        <w:rPr/>
        <w:t xml:space="preserve"> </w:t>
      </w:r>
    </w:p>
    <w:p>
      <w:pPr>
        <w:pStyle w:val="Normal"/>
        <w:rPr/>
      </w:pPr>
      <w:r>
        <w:rPr>
          <w:lang w:eastAsia="fr-FR"/>
        </w:rPr>
        <w:t xml:space="preserve">The algorithm part of this component is described in the Crop Mask </w:t>
      </w:r>
      <w:r>
        <w:rPr/>
        <w:t>ATBD</w:t>
      </w:r>
      <w:r>
        <w:rPr>
          <w:lang w:eastAsia="fr-FR"/>
        </w:rPr>
        <w:t xml:space="preserve"> [</w:t>
      </w:r>
      <w:r>
        <w:rPr>
          <w:lang w:eastAsia="fr-FR"/>
        </w:rPr>
        <w:fldChar w:fldCharType="begin"/>
      </w:r>
      <w:r>
        <w:instrText> REF _Ref358796925 \r \h </w:instrText>
      </w:r>
      <w:r>
        <w:fldChar w:fldCharType="separate"/>
      </w:r>
      <w:r>
        <w:t>RD.4</w:t>
      </w:r>
      <w:r>
        <w:fldChar w:fldCharType="end"/>
      </w:r>
      <w:r>
        <w:rPr>
          <w:lang w:eastAsia="fr-FR"/>
        </w:rPr>
        <w:t>]</w:t>
      </w:r>
    </w:p>
    <w:p>
      <w:pPr>
        <w:pStyle w:val="Heading4"/>
        <w:numPr>
          <w:ilvl w:val="3"/>
          <w:numId w:val="1"/>
        </w:numPr>
        <w:rPr/>
      </w:pPr>
      <w:bookmarkStart w:id="744" w:name="_Toc417423684"/>
      <w:bookmarkEnd w:id="744"/>
      <w:r>
        <w:rPr/>
        <w:t>Data</w:t>
      </w:r>
    </w:p>
    <w:p>
      <w:pPr>
        <w:pStyle w:val="Normal"/>
        <w:rPr>
          <w:lang w:eastAsia="fr-FR"/>
        </w:rPr>
      </w:pPr>
      <w:r>
        <w:rPr>
          <w:lang w:eastAsia="fr-FR"/>
        </w:rPr>
        <w:t xml:space="preserve">The internal data of this component will be stored into the working directory from the processing area file system until the end of the module execution. </w:t>
      </w:r>
    </w:p>
    <w:p>
      <w:pPr>
        <w:pStyle w:val="Normal"/>
        <w:rPr>
          <w:lang w:eastAsia="fr-FR"/>
        </w:rPr>
      </w:pPr>
      <w:r>
        <w:rPr>
          <w:lang w:eastAsia="fr-FR"/>
        </w:rPr>
        <w:t>The current list of internal data is the following:</w:t>
      </w:r>
    </w:p>
    <w:p>
      <w:pPr>
        <w:pStyle w:val="ListParagraph"/>
        <w:numPr>
          <w:ilvl w:val="0"/>
          <w:numId w:val="6"/>
        </w:numPr>
        <w:rPr/>
      </w:pPr>
      <w:r>
        <w:rPr/>
        <w:t>Smooth reflectance values</w:t>
      </w:r>
    </w:p>
    <w:p>
      <w:pPr>
        <w:pStyle w:val="ListParagraph"/>
        <w:numPr>
          <w:ilvl w:val="0"/>
          <w:numId w:val="6"/>
        </w:numPr>
        <w:rPr/>
      </w:pPr>
      <w:r>
        <w:rPr/>
        <w:t>Smooth and raw NDVI times series</w:t>
      </w:r>
    </w:p>
    <w:p>
      <w:pPr>
        <w:pStyle w:val="ListParagraph"/>
        <w:numPr>
          <w:ilvl w:val="0"/>
          <w:numId w:val="6"/>
        </w:numPr>
        <w:rPr/>
      </w:pPr>
      <w:r>
        <w:rPr/>
        <w:t>Reference date for each features</w:t>
      </w:r>
    </w:p>
    <w:p>
      <w:pPr>
        <w:pStyle w:val="Heading3"/>
        <w:numPr>
          <w:ilvl w:val="2"/>
          <w:numId w:val="1"/>
        </w:numPr>
        <w:rPr/>
      </w:pPr>
      <w:bookmarkStart w:id="745" w:name="_Ref417422884"/>
      <w:bookmarkStart w:id="746" w:name="_Toc417423685"/>
      <w:bookmarkEnd w:id="745"/>
      <w:bookmarkEnd w:id="746"/>
      <w:r>
        <w:rPr/>
        <w:t>Reference Map Preparation module</w:t>
      </w:r>
    </w:p>
    <w:p>
      <w:pPr>
        <w:pStyle w:val="Heading4"/>
        <w:numPr>
          <w:ilvl w:val="3"/>
          <w:numId w:val="1"/>
        </w:numPr>
        <w:rPr/>
      </w:pPr>
      <w:bookmarkStart w:id="747" w:name="_Toc417423686"/>
      <w:bookmarkEnd w:id="747"/>
      <w:r>
        <w:rPr/>
        <w:t>Type</w:t>
      </w:r>
    </w:p>
    <w:p>
      <w:pPr>
        <w:pStyle w:val="Western"/>
        <w:rPr>
          <w:lang w:eastAsia="fr-FR"/>
        </w:rPr>
      </w:pPr>
      <w:r>
        <w:rPr/>
        <w:t>The Reference map preparation represents a processing step of the crop mask processor in the case of we don’t have input field data. This module is a collection of executable or internal functions.</w:t>
      </w:r>
    </w:p>
    <w:p>
      <w:pPr>
        <w:pStyle w:val="Heading4"/>
        <w:numPr>
          <w:ilvl w:val="3"/>
          <w:numId w:val="1"/>
        </w:numPr>
        <w:rPr/>
      </w:pPr>
      <w:bookmarkStart w:id="748" w:name="_Toc417423687"/>
      <w:r>
        <w:rPr/>
        <w:t>Purpose</w:t>
      </w:r>
      <w:bookmarkEnd w:id="748"/>
      <w:r>
        <w:rPr/>
        <w:t xml:space="preserve"> </w:t>
      </w:r>
    </w:p>
    <w:p>
      <w:pPr>
        <w:pStyle w:val="Normal"/>
        <w:rPr>
          <w:lang w:val="en-US" w:eastAsia="fr-FR"/>
        </w:rPr>
      </w:pPr>
      <w:r>
        <w:rPr>
          <w:lang w:val="en-US" w:eastAsia="fr-FR"/>
        </w:rPr>
        <w:t xml:space="preserve">This module prepares for the trimming operation done in the crop mask processing, the list of tiled reference map. This module is done at the beginning of the system when it is known the user AOI and the available reference map. If the user did not provide a reference map, we used the auxiliary references maps which are already tiled, reprojected and eroded. </w:t>
      </w:r>
    </w:p>
    <w:p>
      <w:pPr>
        <w:pStyle w:val="Heading4"/>
        <w:numPr>
          <w:ilvl w:val="3"/>
          <w:numId w:val="1"/>
        </w:numPr>
        <w:rPr/>
      </w:pPr>
      <w:bookmarkStart w:id="749" w:name="_Toc417423688"/>
      <w:bookmarkEnd w:id="749"/>
      <w:r>
        <w:rPr/>
        <w:t>Function</w:t>
      </w:r>
    </w:p>
    <w:p>
      <w:pPr>
        <w:pStyle w:val="Normal"/>
        <w:rPr>
          <w:lang w:val="en-US" w:eastAsia="fr-FR"/>
        </w:rPr>
      </w:pPr>
      <w:r>
        <w:rPr>
          <w:lang w:val="en-US" w:eastAsia="fr-FR"/>
        </w:rPr>
        <w:t xml:space="preserve">This module is described in the section 4.3 of the </w:t>
      </w:r>
      <w:r>
        <w:rPr/>
        <w:t>ATBD</w:t>
      </w:r>
      <w:r>
        <w:rPr>
          <w:lang w:val="en-US" w:eastAsia="fr-FR"/>
        </w:rPr>
        <w:t xml:space="preserve"> about Crop Mask. We extend the mechanism with the following pseudo code:</w:t>
      </w:r>
    </w:p>
    <w:p>
      <w:pPr>
        <w:pStyle w:val="ListParagraph"/>
        <w:numPr>
          <w:ilvl w:val="0"/>
          <w:numId w:val="68"/>
        </w:numPr>
        <w:rPr>
          <w:lang w:val="en-US"/>
        </w:rPr>
      </w:pPr>
      <w:r>
        <w:rPr>
          <w:lang w:val="en-US"/>
        </w:rPr>
        <w:t>If the user provide a reference map:</w:t>
      </w:r>
    </w:p>
    <w:p>
      <w:pPr>
        <w:pStyle w:val="ListParagraph"/>
        <w:numPr>
          <w:ilvl w:val="1"/>
          <w:numId w:val="68"/>
        </w:numPr>
        <w:rPr>
          <w:lang w:val="en-US"/>
        </w:rPr>
      </w:pPr>
      <w:r>
        <w:rPr>
          <w:lang w:val="en-US"/>
        </w:rPr>
        <w:t>For each tile in the S2_AOI_tile_list</w:t>
      </w:r>
    </w:p>
    <w:p>
      <w:pPr>
        <w:pStyle w:val="ListParagraph"/>
        <w:numPr>
          <w:ilvl w:val="2"/>
          <w:numId w:val="68"/>
        </w:numPr>
        <w:rPr>
          <w:lang w:val="en-US"/>
        </w:rPr>
      </w:pPr>
      <w:r>
        <w:rPr>
          <w:lang w:val="en-US"/>
        </w:rPr>
        <w:t>For each classes in the user reference map</w:t>
      </w:r>
    </w:p>
    <w:p>
      <w:pPr>
        <w:pStyle w:val="ListParagraph"/>
        <w:numPr>
          <w:ilvl w:val="3"/>
          <w:numId w:val="68"/>
        </w:numPr>
        <w:rPr>
          <w:lang w:val="en-US"/>
        </w:rPr>
      </w:pPr>
      <w:r>
        <w:rPr>
          <w:lang w:val="en-US"/>
        </w:rPr>
        <w:t>Reproject and crop the user reference map to the tile extend and projection at 10 m</w:t>
      </w:r>
    </w:p>
    <w:p>
      <w:pPr>
        <w:pStyle w:val="ListParagraph"/>
        <w:numPr>
          <w:ilvl w:val="3"/>
          <w:numId w:val="68"/>
        </w:numPr>
        <w:rPr>
          <w:lang w:val="en-US"/>
        </w:rPr>
      </w:pPr>
      <w:r>
        <w:rPr>
          <w:lang w:val="en-US"/>
        </w:rPr>
        <w:t>Filter the non-integer values with OTB BandMath application</w:t>
      </w:r>
    </w:p>
    <w:p>
      <w:pPr>
        <w:pStyle w:val="ListParagraph"/>
        <w:numPr>
          <w:ilvl w:val="3"/>
          <w:numId w:val="68"/>
        </w:numPr>
        <w:rPr>
          <w:lang w:val="en-US"/>
        </w:rPr>
      </w:pPr>
      <w:r>
        <w:rPr>
          <w:lang w:val="en-US"/>
        </w:rPr>
        <w:t xml:space="preserve">Erode the class image with the OTB Morpho Math application  </w:t>
      </w:r>
    </w:p>
    <w:p>
      <w:pPr>
        <w:pStyle w:val="ListParagraph"/>
        <w:numPr>
          <w:ilvl w:val="3"/>
          <w:numId w:val="68"/>
        </w:numPr>
        <w:rPr>
          <w:lang w:val="en-US"/>
        </w:rPr>
      </w:pPr>
      <w:r>
        <w:rPr>
          <w:lang w:val="en-US"/>
        </w:rPr>
        <w:t>Concatenate with previous classes</w:t>
      </w:r>
    </w:p>
    <w:p>
      <w:pPr>
        <w:pStyle w:val="ListParagraph"/>
        <w:numPr>
          <w:ilvl w:val="2"/>
          <w:numId w:val="68"/>
        </w:numPr>
        <w:rPr>
          <w:lang w:val="en-US"/>
        </w:rPr>
      </w:pPr>
      <w:r>
        <w:rPr>
          <w:lang w:val="en-US"/>
        </w:rPr>
        <w:t>Write the corresponding tiled_reference_map</w:t>
      </w:r>
    </w:p>
    <w:p>
      <w:pPr>
        <w:pStyle w:val="ListParagraph"/>
        <w:numPr>
          <w:ilvl w:val="0"/>
          <w:numId w:val="68"/>
        </w:numPr>
        <w:rPr>
          <w:lang w:val="en-US"/>
        </w:rPr>
      </w:pPr>
      <w:r>
        <w:rPr>
          <w:lang w:val="en-US"/>
        </w:rPr>
        <w:t>Else</w:t>
      </w:r>
    </w:p>
    <w:p>
      <w:pPr>
        <w:pStyle w:val="ListParagraph"/>
        <w:numPr>
          <w:ilvl w:val="1"/>
          <w:numId w:val="68"/>
        </w:numPr>
        <w:rPr>
          <w:lang w:val="en-US"/>
        </w:rPr>
      </w:pPr>
      <w:r>
        <w:rPr>
          <w:lang w:val="en-US"/>
        </w:rPr>
        <w:t>For each tile in the S2_AOI_tile_list</w:t>
      </w:r>
    </w:p>
    <w:p>
      <w:pPr>
        <w:pStyle w:val="ListParagraph"/>
        <w:numPr>
          <w:ilvl w:val="2"/>
          <w:numId w:val="68"/>
        </w:numPr>
        <w:rPr>
          <w:lang w:val="en-US"/>
        </w:rPr>
      </w:pPr>
      <w:r>
        <w:rPr>
          <w:lang w:val="en-US"/>
        </w:rPr>
        <w:t xml:space="preserve">Retrieve the tiled_reference_map from the auxiliary data repository </w:t>
      </w:r>
    </w:p>
    <w:p>
      <w:pPr>
        <w:pStyle w:val="ListParagraph"/>
        <w:numPr>
          <w:ilvl w:val="2"/>
          <w:numId w:val="68"/>
        </w:numPr>
        <w:rPr>
          <w:lang w:val="en-US"/>
        </w:rPr>
      </w:pPr>
      <w:r>
        <w:rPr>
          <w:lang w:val="en-US"/>
        </w:rPr>
        <w:t>Copy (with symbolic link) the corresponding tiled_reference_map as output</w:t>
      </w:r>
    </w:p>
    <w:p>
      <w:pPr>
        <w:pStyle w:val="Heading4"/>
        <w:numPr>
          <w:ilvl w:val="3"/>
          <w:numId w:val="1"/>
        </w:numPr>
        <w:rPr/>
      </w:pPr>
      <w:bookmarkStart w:id="750" w:name="_Toc417423689"/>
      <w:r>
        <w:rPr/>
        <w:t>Subordinates</w:t>
      </w:r>
      <w:bookmarkEnd w:id="750"/>
      <w:r>
        <w:rPr/>
        <w:t xml:space="preserve"> </w:t>
      </w:r>
    </w:p>
    <w:p>
      <w:pPr>
        <w:pStyle w:val="Normal"/>
        <w:rPr/>
      </w:pPr>
      <w:r>
        <w:rPr>
          <w:lang w:eastAsia="fr-FR"/>
        </w:rPr>
        <w:t>All the sub-component of the pseudo code presented above is already in great majority based on OTB applications. The reproject and crop sub-component is already presented in a previous component.</w:t>
      </w:r>
    </w:p>
    <w:p>
      <w:pPr>
        <w:pStyle w:val="Heading4"/>
        <w:numPr>
          <w:ilvl w:val="3"/>
          <w:numId w:val="1"/>
        </w:numPr>
        <w:rPr/>
      </w:pPr>
      <w:bookmarkStart w:id="751" w:name="_Toc417423690"/>
      <w:bookmarkEnd w:id="751"/>
      <w:r>
        <w:rPr/>
        <w:t>Dependencies</w:t>
      </w:r>
    </w:p>
    <w:p>
      <w:pPr>
        <w:pStyle w:val="Normal"/>
        <w:rPr>
          <w:lang w:eastAsia="fr-FR"/>
        </w:rPr>
      </w:pPr>
      <w:r>
        <w:rPr>
          <w:lang w:eastAsia="fr-FR"/>
        </w:rPr>
        <w:t>The dependences of this module are the following:</w:t>
      </w:r>
    </w:p>
    <w:p>
      <w:pPr>
        <w:pStyle w:val="ListParagraph"/>
        <w:numPr>
          <w:ilvl w:val="0"/>
          <w:numId w:val="6"/>
        </w:numPr>
        <w:rPr/>
      </w:pPr>
      <w:r>
        <w:rPr/>
        <w:t>Common library to provide capabilities to copy data with symbolic link</w:t>
      </w:r>
    </w:p>
    <w:p>
      <w:pPr>
        <w:pStyle w:val="ListParagraph"/>
        <w:numPr>
          <w:ilvl w:val="0"/>
          <w:numId w:val="6"/>
        </w:numPr>
        <w:rPr/>
      </w:pPr>
      <w:r>
        <w:rPr/>
        <w:t>OTB application package;</w:t>
      </w:r>
    </w:p>
    <w:p>
      <w:pPr>
        <w:pStyle w:val="ListParagraph"/>
        <w:numPr>
          <w:ilvl w:val="0"/>
          <w:numId w:val="6"/>
        </w:numPr>
        <w:rPr/>
      </w:pPr>
      <w:r>
        <w:rPr/>
        <w:t>OGR API to retrieve bounding box from S2_tiles_list.</w:t>
      </w:r>
    </w:p>
    <w:p>
      <w:pPr>
        <w:pStyle w:val="Normal"/>
        <w:rPr>
          <w:lang w:eastAsia="fr-FR"/>
        </w:rPr>
      </w:pPr>
      <w:r>
        <w:rPr>
          <w:lang w:eastAsia="fr-FR"/>
        </w:rPr>
        <w:t>All these components should be initialized at the beginning of the module.</w:t>
      </w:r>
    </w:p>
    <w:p>
      <w:pPr>
        <w:pStyle w:val="Heading4"/>
        <w:numPr>
          <w:ilvl w:val="3"/>
          <w:numId w:val="1"/>
        </w:numPr>
        <w:rPr/>
      </w:pPr>
      <w:bookmarkStart w:id="752" w:name="_Toc417423691"/>
      <w:bookmarkEnd w:id="752"/>
      <w:r>
        <w:rPr/>
        <w:t>Interfaces</w:t>
      </w:r>
    </w:p>
    <w:p>
      <w:pPr>
        <w:pStyle w:val="Normal"/>
        <w:rPr>
          <w:lang w:eastAsia="fr-FR"/>
        </w:rPr>
      </w:pPr>
      <w:r>
        <w:rPr>
          <w:lang w:eastAsia="fr-FR"/>
        </w:rPr>
        <w:t>The main interfaces in term of control flow are:</w:t>
      </w:r>
    </w:p>
    <w:p>
      <w:pPr>
        <w:pStyle w:val="ListParagraph"/>
        <w:numPr>
          <w:ilvl w:val="0"/>
          <w:numId w:val="6"/>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
        </w:numPr>
        <w:rPr/>
      </w:pPr>
      <w:r>
        <w:rPr/>
        <w:t xml:space="preserve">As input, the list of tiles covered by the AOI and optionally an user reference map </w:t>
      </w:r>
    </w:p>
    <w:p>
      <w:pPr>
        <w:pStyle w:val="ListParagraph"/>
        <w:numPr>
          <w:ilvl w:val="0"/>
          <w:numId w:val="6"/>
        </w:numPr>
        <w:rPr/>
      </w:pPr>
      <w:r>
        <w:rPr/>
        <w:t>As output, a list of tiled reference map</w:t>
      </w:r>
    </w:p>
    <w:p>
      <w:pPr>
        <w:pStyle w:val="ListParagraph"/>
        <w:numPr>
          <w:ilvl w:val="0"/>
          <w:numId w:val="6"/>
        </w:numPr>
        <w:rPr/>
      </w:pPr>
      <w:r>
        <w:rPr/>
        <w:t>As auxiliary data</w:t>
      </w:r>
    </w:p>
    <w:p>
      <w:pPr>
        <w:pStyle w:val="ListParagraph"/>
        <w:numPr>
          <w:ilvl w:val="1"/>
          <w:numId w:val="6"/>
        </w:numPr>
        <w:rPr/>
      </w:pPr>
      <w:r>
        <w:rPr/>
        <w:t>System reference map directory</w:t>
      </w:r>
    </w:p>
    <w:p>
      <w:pPr>
        <w:pStyle w:val="ListParagraph"/>
        <w:numPr>
          <w:ilvl w:val="0"/>
          <w:numId w:val="6"/>
        </w:numPr>
        <w:rPr/>
      </w:pPr>
      <w:r>
        <w:rPr/>
        <w:t>As image processing parameters</w:t>
      </w:r>
    </w:p>
    <w:p>
      <w:pPr>
        <w:pStyle w:val="ListParagraph"/>
        <w:numPr>
          <w:ilvl w:val="1"/>
          <w:numId w:val="6"/>
        </w:numPr>
        <w:rPr/>
      </w:pPr>
      <w:r>
        <w:rPr/>
        <w:t>Not Applicable here.</w:t>
      </w:r>
    </w:p>
    <w:p>
      <w:pPr>
        <w:pStyle w:val="Heading4"/>
        <w:numPr>
          <w:ilvl w:val="3"/>
          <w:numId w:val="1"/>
        </w:numPr>
        <w:rPr/>
      </w:pPr>
      <w:bookmarkStart w:id="753" w:name="_Toc417423692"/>
      <w:bookmarkEnd w:id="753"/>
      <w:r>
        <w:rPr/>
        <w:t>Resources</w:t>
      </w:r>
    </w:p>
    <w:p>
      <w:pPr>
        <w:pStyle w:val="Normal"/>
        <w:rPr>
          <w:lang w:eastAsia="fr-FR"/>
        </w:rPr>
      </w:pPr>
      <w:r>
        <w:rPr>
          <w:lang w:eastAsia="fr-FR"/>
        </w:rPr>
        <w:t xml:space="preserve">Not Applicable </w:t>
      </w:r>
    </w:p>
    <w:p>
      <w:pPr>
        <w:pStyle w:val="Heading4"/>
        <w:numPr>
          <w:ilvl w:val="3"/>
          <w:numId w:val="1"/>
        </w:numPr>
        <w:rPr/>
      </w:pPr>
      <w:bookmarkStart w:id="754" w:name="_Toc417423693"/>
      <w:r>
        <w:rPr/>
        <w:t>References</w:t>
      </w:r>
      <w:bookmarkEnd w:id="754"/>
      <w:r>
        <w:rPr/>
        <w:t xml:space="preserve"> </w:t>
      </w:r>
    </w:p>
    <w:p>
      <w:pPr>
        <w:pStyle w:val="Normal"/>
        <w:rPr/>
      </w:pPr>
      <w:r>
        <w:rPr>
          <w:lang w:eastAsia="fr-FR"/>
        </w:rPr>
        <w:t xml:space="preserve">The algorithm part of this component is described in the Crop Mask </w:t>
      </w:r>
      <w:r>
        <w:rPr/>
        <w:t>ATBD</w:t>
      </w:r>
      <w:r>
        <w:rPr>
          <w:lang w:eastAsia="fr-FR"/>
        </w:rPr>
        <w:t xml:space="preserve"> [</w:t>
      </w:r>
      <w:r>
        <w:rPr>
          <w:lang w:eastAsia="fr-FR"/>
        </w:rPr>
        <w:fldChar w:fldCharType="begin"/>
      </w:r>
      <w:r>
        <w:instrText> REF _Ref358796925 \r \h </w:instrText>
      </w:r>
      <w:r>
        <w:fldChar w:fldCharType="separate"/>
      </w:r>
      <w:r>
        <w:t>RD.4</w:t>
      </w:r>
      <w:r>
        <w:fldChar w:fldCharType="end"/>
      </w:r>
      <w:r>
        <w:rPr>
          <w:lang w:eastAsia="fr-FR"/>
        </w:rPr>
        <w:t xml:space="preserve"> section 4.3]. The OTB applications used in the pseudo-code are available in the OTB CookBook [</w:t>
      </w:r>
      <w:r>
        <w:rPr>
          <w:lang w:eastAsia="fr-FR"/>
        </w:rPr>
        <w:fldChar w:fldCharType="begin"/>
      </w:r>
      <w:r>
        <w:instrText> REF _Ref417404553 \r \h </w:instrText>
      </w:r>
      <w:r>
        <w:fldChar w:fldCharType="separate"/>
      </w:r>
      <w:r>
        <w:t>RD.5</w:t>
      </w:r>
      <w:r>
        <w:fldChar w:fldCharType="end"/>
      </w:r>
      <w:r>
        <w:rPr>
          <w:lang w:eastAsia="fr-FR"/>
        </w:rPr>
        <w:t xml:space="preserve">]. </w:t>
      </w:r>
    </w:p>
    <w:p>
      <w:pPr>
        <w:pStyle w:val="Heading4"/>
        <w:numPr>
          <w:ilvl w:val="3"/>
          <w:numId w:val="1"/>
        </w:numPr>
        <w:rPr/>
      </w:pPr>
      <w:bookmarkStart w:id="755" w:name="_Toc417423694"/>
      <w:bookmarkEnd w:id="755"/>
      <w:r>
        <w:rPr/>
        <w:t>Data</w:t>
      </w:r>
    </w:p>
    <w:p>
      <w:pPr>
        <w:pStyle w:val="Normal"/>
        <w:rPr>
          <w:lang w:eastAsia="fr-FR"/>
        </w:rPr>
      </w:pPr>
      <w:r>
        <w:rPr>
          <w:lang w:eastAsia="fr-FR"/>
        </w:rPr>
        <w:t xml:space="preserve">The internal data of this component will be stored into the working directory from the processing area file system until the end of the module execution. </w:t>
      </w:r>
    </w:p>
    <w:p>
      <w:pPr>
        <w:pStyle w:val="Normal"/>
        <w:rPr/>
      </w:pPr>
      <w:r>
        <w:rPr>
          <w:lang w:eastAsia="fr-FR"/>
        </w:rPr>
        <w:t xml:space="preserve">The internal data are the intermediate outputs of the OTB applications. </w:t>
      </w:r>
    </w:p>
    <w:p>
      <w:pPr>
        <w:pStyle w:val="Heading3"/>
        <w:numPr>
          <w:ilvl w:val="2"/>
          <w:numId w:val="1"/>
        </w:numPr>
        <w:rPr/>
      </w:pPr>
      <w:bookmarkStart w:id="756" w:name="_Ref417422889"/>
      <w:bookmarkStart w:id="757" w:name="_Toc417423695"/>
      <w:bookmarkEnd w:id="756"/>
      <w:bookmarkEnd w:id="757"/>
      <w:r>
        <w:rPr/>
        <w:t>Trimming module</w:t>
      </w:r>
    </w:p>
    <w:p>
      <w:pPr>
        <w:pStyle w:val="Heading4"/>
        <w:numPr>
          <w:ilvl w:val="3"/>
          <w:numId w:val="1"/>
        </w:numPr>
        <w:rPr/>
      </w:pPr>
      <w:bookmarkStart w:id="758" w:name="_Toc417423696"/>
      <w:bookmarkEnd w:id="758"/>
      <w:r>
        <w:rPr/>
        <w:t>Type</w:t>
      </w:r>
    </w:p>
    <w:p>
      <w:pPr>
        <w:pStyle w:val="Western"/>
        <w:rPr>
          <w:lang w:eastAsia="fr-FR"/>
        </w:rPr>
      </w:pPr>
      <w:r>
        <w:rPr/>
        <w:t>The trimming represents a processing step of the crop mask processor in the case of we don’t have input field data. This module is a collection of executable or internal functions.</w:t>
      </w:r>
    </w:p>
    <w:p>
      <w:pPr>
        <w:pStyle w:val="Heading4"/>
        <w:numPr>
          <w:ilvl w:val="3"/>
          <w:numId w:val="1"/>
        </w:numPr>
        <w:rPr/>
      </w:pPr>
      <w:bookmarkStart w:id="759" w:name="_Toc417423697"/>
      <w:r>
        <w:rPr/>
        <w:t>Purpose</w:t>
      </w:r>
      <w:bookmarkEnd w:id="759"/>
      <w:r>
        <w:rPr/>
        <w:t xml:space="preserve"> </w:t>
      </w:r>
    </w:p>
    <w:p>
      <w:pPr>
        <w:pStyle w:val="Normal"/>
        <w:rPr>
          <w:lang w:val="en-US" w:eastAsia="fr-FR"/>
        </w:rPr>
      </w:pPr>
      <w:r>
        <w:rPr>
          <w:lang w:val="en-US" w:eastAsia="fr-FR"/>
        </w:rPr>
        <w:t>This module extracts the samples used in the learning step of the Crop Mask processor from a tiled reference map. This module avoids requesting field data from the users for the crop mask.</w:t>
      </w:r>
    </w:p>
    <w:p>
      <w:pPr>
        <w:pStyle w:val="Heading4"/>
        <w:numPr>
          <w:ilvl w:val="3"/>
          <w:numId w:val="1"/>
        </w:numPr>
        <w:rPr/>
      </w:pPr>
      <w:bookmarkStart w:id="760" w:name="_Toc417423698"/>
      <w:bookmarkEnd w:id="760"/>
      <w:r>
        <w:rPr/>
        <w:t>Function</w:t>
      </w:r>
    </w:p>
    <w:p>
      <w:pPr>
        <w:pStyle w:val="Normal"/>
        <w:rPr>
          <w:lang w:val="en-US" w:eastAsia="fr-FR"/>
        </w:rPr>
      </w:pPr>
      <w:r>
        <w:rPr>
          <w:lang w:val="en-US" w:eastAsia="fr-FR"/>
        </w:rPr>
        <w:t xml:space="preserve">This module is described in the section 4.4 of the </w:t>
      </w:r>
      <w:r>
        <w:rPr/>
        <w:t>ATBD</w:t>
      </w:r>
      <w:r>
        <w:rPr>
          <w:lang w:val="en-US" w:eastAsia="fr-FR"/>
        </w:rPr>
        <w:t xml:space="preserve"> about Crop Mask. The pseudo-code described in this section will be implemented as an OTB application to increase performance. Moreover the trimming process will be done by tiles in order to get a common interface with the learning module.</w:t>
      </w:r>
    </w:p>
    <w:p>
      <w:pPr>
        <w:pStyle w:val="Heading4"/>
        <w:numPr>
          <w:ilvl w:val="3"/>
          <w:numId w:val="1"/>
        </w:numPr>
        <w:rPr/>
      </w:pPr>
      <w:bookmarkStart w:id="761" w:name="_Toc417423699"/>
      <w:r>
        <w:rPr/>
        <w:t>Subordinates</w:t>
      </w:r>
      <w:bookmarkEnd w:id="761"/>
      <w:r>
        <w:rPr/>
        <w:t xml:space="preserve"> </w:t>
      </w:r>
    </w:p>
    <w:p>
      <w:pPr>
        <w:pStyle w:val="Normal"/>
        <w:rPr/>
      </w:pPr>
      <w:r>
        <w:rPr>
          <w:lang w:eastAsia="fr-FR"/>
        </w:rPr>
        <w:t>Not Applicable here</w:t>
      </w:r>
    </w:p>
    <w:p>
      <w:pPr>
        <w:pStyle w:val="Heading4"/>
        <w:numPr>
          <w:ilvl w:val="3"/>
          <w:numId w:val="1"/>
        </w:numPr>
        <w:rPr/>
      </w:pPr>
      <w:bookmarkStart w:id="762" w:name="_Toc417423700"/>
      <w:r>
        <w:rPr/>
        <w:t>Dependencies</w:t>
      </w:r>
      <w:bookmarkEnd w:id="762"/>
      <w:r>
        <w:rPr/>
        <w:t xml:space="preserve"> </w:t>
      </w:r>
    </w:p>
    <w:p>
      <w:pPr>
        <w:pStyle w:val="Normal"/>
        <w:rPr>
          <w:lang w:eastAsia="fr-FR"/>
        </w:rPr>
      </w:pPr>
      <w:r>
        <w:rPr>
          <w:lang w:eastAsia="fr-FR"/>
        </w:rPr>
        <w:t>The dependences of this module are the following:</w:t>
      </w:r>
    </w:p>
    <w:p>
      <w:pPr>
        <w:pStyle w:val="ListParagraph"/>
        <w:numPr>
          <w:ilvl w:val="0"/>
          <w:numId w:val="6"/>
        </w:numPr>
        <w:rPr/>
      </w:pPr>
      <w:r>
        <w:rPr/>
        <w:t>Common library to provide capabilities to read a product or create a vector data;</w:t>
      </w:r>
    </w:p>
    <w:p>
      <w:pPr>
        <w:pStyle w:val="ListParagraph"/>
        <w:numPr>
          <w:ilvl w:val="0"/>
          <w:numId w:val="6"/>
        </w:numPr>
        <w:rPr/>
      </w:pPr>
      <w:r>
        <w:rPr/>
        <w:t>S2Agri application package</w:t>
      </w:r>
    </w:p>
    <w:p>
      <w:pPr>
        <w:pStyle w:val="Normal"/>
        <w:rPr>
          <w:lang w:eastAsia="fr-FR"/>
        </w:rPr>
      </w:pPr>
      <w:r>
        <w:rPr>
          <w:lang w:eastAsia="fr-FR"/>
        </w:rPr>
        <w:t>All these components should be initialized at the beginning of the module.</w:t>
      </w:r>
    </w:p>
    <w:p>
      <w:pPr>
        <w:pStyle w:val="Heading4"/>
        <w:numPr>
          <w:ilvl w:val="3"/>
          <w:numId w:val="1"/>
        </w:numPr>
        <w:rPr/>
      </w:pPr>
      <w:bookmarkStart w:id="763" w:name="_Toc417423701"/>
      <w:bookmarkEnd w:id="763"/>
      <w:r>
        <w:rPr/>
        <w:t>Interfaces</w:t>
      </w:r>
    </w:p>
    <w:p>
      <w:pPr>
        <w:pStyle w:val="Normal"/>
        <w:rPr>
          <w:lang w:eastAsia="fr-FR"/>
        </w:rPr>
      </w:pPr>
      <w:r>
        <w:rPr>
          <w:lang w:eastAsia="fr-FR"/>
        </w:rPr>
        <w:t>The main interfaces in term of control flow are:</w:t>
      </w:r>
    </w:p>
    <w:p>
      <w:pPr>
        <w:pStyle w:val="ListParagraph"/>
        <w:numPr>
          <w:ilvl w:val="0"/>
          <w:numId w:val="6"/>
        </w:numPr>
        <w:rPr/>
      </w:pPr>
      <w:r>
        <w:rPr/>
        <w:t xml:space="preserve">The job order which indicates the main information about the processing input and output data, the location of log files and the location of the working directory. </w:t>
      </w:r>
    </w:p>
    <w:p>
      <w:pPr>
        <w:pStyle w:val="Normal"/>
        <w:rPr>
          <w:lang w:eastAsia="fr-FR"/>
        </w:rPr>
      </w:pPr>
      <w:r>
        <w:rPr>
          <w:lang w:eastAsia="fr-FR"/>
        </w:rPr>
        <w:t>The main interfaces in term of data flow of its module are:</w:t>
      </w:r>
    </w:p>
    <w:p>
      <w:pPr>
        <w:pStyle w:val="ListParagraph"/>
        <w:numPr>
          <w:ilvl w:val="0"/>
          <w:numId w:val="6"/>
        </w:numPr>
        <w:rPr/>
      </w:pPr>
      <w:r>
        <w:rPr/>
        <w:t>As first input, a L4A_ref_tile_PRD</w:t>
      </w:r>
    </w:p>
    <w:p>
      <w:pPr>
        <w:pStyle w:val="ListParagraph"/>
        <w:numPr>
          <w:ilvl w:val="0"/>
          <w:numId w:val="6"/>
        </w:numPr>
        <w:rPr/>
      </w:pPr>
      <w:r>
        <w:rPr/>
        <w:t>A secondary input, a tiled_reference_map</w:t>
      </w:r>
    </w:p>
    <w:p>
      <w:pPr>
        <w:pStyle w:val="ListParagraph"/>
        <w:numPr>
          <w:ilvl w:val="0"/>
          <w:numId w:val="6"/>
        </w:numPr>
        <w:rPr/>
      </w:pPr>
      <w:r>
        <w:rPr/>
        <w:t>As output, a learning_TILEID vector data</w:t>
      </w:r>
    </w:p>
    <w:p>
      <w:pPr>
        <w:pStyle w:val="ListParagraph"/>
        <w:numPr>
          <w:ilvl w:val="0"/>
          <w:numId w:val="6"/>
        </w:numPr>
        <w:rPr/>
      </w:pPr>
      <w:r>
        <w:rPr/>
        <w:t>As auxiliary data</w:t>
      </w:r>
    </w:p>
    <w:p>
      <w:pPr>
        <w:pStyle w:val="ListParagraph"/>
        <w:numPr>
          <w:ilvl w:val="1"/>
          <w:numId w:val="6"/>
        </w:numPr>
        <w:rPr/>
      </w:pPr>
      <w:r>
        <w:rPr/>
        <w:t>Not applicable here</w:t>
      </w:r>
    </w:p>
    <w:p>
      <w:pPr>
        <w:pStyle w:val="ListParagraph"/>
        <w:numPr>
          <w:ilvl w:val="0"/>
          <w:numId w:val="6"/>
        </w:numPr>
        <w:rPr/>
      </w:pPr>
      <w:r>
        <w:rPr/>
        <w:t>As image processing parameters:</w:t>
      </w:r>
    </w:p>
    <w:p>
      <w:pPr>
        <w:pStyle w:val="ListParagraph"/>
        <w:numPr>
          <w:ilvl w:val="1"/>
          <w:numId w:val="6"/>
        </w:numPr>
        <w:rPr/>
      </w:pPr>
      <w:r>
        <w:rPr/>
        <w:t>List of classes to trim into the reference map</w:t>
      </w:r>
    </w:p>
    <w:p>
      <w:pPr>
        <w:pStyle w:val="ListParagraph"/>
        <w:numPr>
          <w:ilvl w:val="1"/>
          <w:numId w:val="6"/>
        </w:numPr>
        <w:rPr/>
      </w:pPr>
      <w:r>
        <w:rPr/>
        <w:t>Confidence interval to exclude outlier</w:t>
      </w:r>
    </w:p>
    <w:p>
      <w:pPr>
        <w:pStyle w:val="Heading4"/>
        <w:numPr>
          <w:ilvl w:val="3"/>
          <w:numId w:val="1"/>
        </w:numPr>
        <w:rPr/>
      </w:pPr>
      <w:bookmarkStart w:id="764" w:name="_Toc417423702"/>
      <w:bookmarkEnd w:id="764"/>
      <w:r>
        <w:rPr/>
        <w:t>Resources</w:t>
      </w:r>
    </w:p>
    <w:p>
      <w:pPr>
        <w:pStyle w:val="Western"/>
        <w:rPr/>
      </w:pPr>
      <w:r>
        <w:rPr/>
        <w:t xml:space="preserve">Not Applicable </w:t>
      </w:r>
    </w:p>
    <w:p>
      <w:pPr>
        <w:pStyle w:val="Heading4"/>
        <w:numPr>
          <w:ilvl w:val="3"/>
          <w:numId w:val="1"/>
        </w:numPr>
        <w:rPr/>
      </w:pPr>
      <w:bookmarkStart w:id="765" w:name="_Toc417423703"/>
      <w:r>
        <w:rPr/>
        <w:t>References</w:t>
      </w:r>
      <w:bookmarkEnd w:id="765"/>
      <w:r>
        <w:rPr/>
        <w:t xml:space="preserve"> </w:t>
      </w:r>
    </w:p>
    <w:p>
      <w:pPr>
        <w:pStyle w:val="Western"/>
        <w:rPr/>
      </w:pPr>
      <w:r>
        <w:rPr/>
        <w:t xml:space="preserve">The algorithm part of this component is described in the Crop Mask </w:t>
      </w:r>
      <w:r>
        <w:rPr>
          <w:lang w:val="en-GB"/>
        </w:rPr>
        <w:t xml:space="preserve">ATBD </w:t>
      </w:r>
      <w:r>
        <w:rPr/>
        <w:t>[</w:t>
      </w:r>
      <w:r>
        <w:rPr/>
        <w:fldChar w:fldCharType="begin"/>
      </w:r>
      <w:r>
        <w:instrText> REF _Ref358796925 \r \h </w:instrText>
      </w:r>
      <w:r>
        <w:fldChar w:fldCharType="separate"/>
      </w:r>
      <w:r>
        <w:t>RD.4</w:t>
      </w:r>
      <w:r>
        <w:fldChar w:fldCharType="end"/>
      </w:r>
      <w:r>
        <w:rPr/>
        <w:t>].</w:t>
      </w:r>
    </w:p>
    <w:p>
      <w:pPr>
        <w:pStyle w:val="Heading4"/>
        <w:numPr>
          <w:ilvl w:val="3"/>
          <w:numId w:val="1"/>
        </w:numPr>
        <w:rPr/>
      </w:pPr>
      <w:bookmarkStart w:id="766" w:name="_Toc417423704"/>
      <w:bookmarkEnd w:id="766"/>
      <w:r>
        <w:rPr/>
        <w:t>Data</w:t>
      </w:r>
    </w:p>
    <w:p>
      <w:pPr>
        <w:pStyle w:val="Western"/>
        <w:rPr>
          <w:lang w:val="en-GB"/>
        </w:rPr>
      </w:pPr>
      <w:r>
        <w:rPr>
          <w:lang w:val="en-GB"/>
        </w:rPr>
        <w:t xml:space="preserve">Currently, no internal data of this component are identified. </w:t>
      </w:r>
    </w:p>
    <w:p>
      <w:pPr>
        <w:pStyle w:val="Heading3"/>
        <w:numPr>
          <w:ilvl w:val="2"/>
          <w:numId w:val="1"/>
        </w:numPr>
        <w:rPr/>
      </w:pPr>
      <w:bookmarkStart w:id="767" w:name="_Ref417422897"/>
      <w:bookmarkStart w:id="768" w:name="_Toc417423705"/>
      <w:bookmarkEnd w:id="767"/>
      <w:bookmarkEnd w:id="768"/>
      <w:r>
        <w:rPr/>
        <w:t>Temporal resampling module</w:t>
      </w:r>
    </w:p>
    <w:p>
      <w:pPr>
        <w:pStyle w:val="Heading4"/>
        <w:numPr>
          <w:ilvl w:val="3"/>
          <w:numId w:val="1"/>
        </w:numPr>
        <w:rPr>
          <w:rFonts w:cs="Arial"/>
        </w:rPr>
      </w:pPr>
      <w:bookmarkStart w:id="769" w:name="_Toc417423706"/>
      <w:bookmarkEnd w:id="769"/>
      <w:r>
        <w:rPr>
          <w:rFonts w:cs="Arial"/>
        </w:rPr>
        <w:t>Type</w:t>
      </w:r>
    </w:p>
    <w:p>
      <w:pPr>
        <w:pStyle w:val="Western"/>
        <w:rPr/>
      </w:pPr>
      <w:r>
        <w:rPr/>
        <w:t>The temporal resampling is a module which represents a processing step done before time series processing as Crop type and Crop mask. This module is a collection of executable or internal functions.</w:t>
      </w:r>
    </w:p>
    <w:p>
      <w:pPr>
        <w:pStyle w:val="Heading4"/>
        <w:numPr>
          <w:ilvl w:val="3"/>
          <w:numId w:val="1"/>
        </w:numPr>
        <w:rPr>
          <w:rFonts w:cs="Arial"/>
        </w:rPr>
      </w:pPr>
      <w:bookmarkStart w:id="770" w:name="_Toc417423707"/>
      <w:r>
        <w:rPr>
          <w:rFonts w:cs="Arial"/>
        </w:rPr>
        <w:t>Purpose</w:t>
      </w:r>
      <w:bookmarkEnd w:id="770"/>
      <w:r>
        <w:rPr>
          <w:rFonts w:cs="Arial"/>
        </w:rPr>
        <w:t xml:space="preserve"> </w:t>
      </w:r>
    </w:p>
    <w:p>
      <w:pPr>
        <w:pStyle w:val="Western"/>
        <w:rPr/>
      </w:pPr>
      <w:r>
        <w:rPr/>
        <w:t>This temporal resampling produces a reflectance image time series which is gapfilled with respect to missing data [</w:t>
      </w:r>
      <w:r>
        <w:rPr/>
        <w:fldChar w:fldCharType="begin"/>
      </w:r>
      <w:r>
        <w:instrText> REF _Ref417406795 \r \h </w:instrText>
      </w:r>
      <w:r>
        <w:fldChar w:fldCharType="separate"/>
      </w:r>
      <w:r>
        <w:t>RD.3</w:t>
      </w:r>
      <w:r>
        <w:fldChar w:fldCharType="end"/>
      </w:r>
      <w:r>
        <w:rPr/>
        <w:t xml:space="preserve"> section 2.2.2].</w:t>
      </w:r>
    </w:p>
    <w:p>
      <w:pPr>
        <w:pStyle w:val="Heading4"/>
        <w:numPr>
          <w:ilvl w:val="3"/>
          <w:numId w:val="1"/>
        </w:numPr>
        <w:rPr>
          <w:rFonts w:cs="Arial"/>
        </w:rPr>
      </w:pPr>
      <w:bookmarkStart w:id="771" w:name="_Toc417423708"/>
      <w:bookmarkEnd w:id="771"/>
      <w:r>
        <w:rPr>
          <w:rFonts w:cs="Arial"/>
        </w:rPr>
        <w:t>Function</w:t>
      </w:r>
    </w:p>
    <w:p>
      <w:pPr>
        <w:pStyle w:val="Western"/>
        <w:rPr/>
      </w:pPr>
      <w:r>
        <w:rPr>
          <w:lang w:val="en-GB"/>
        </w:rPr>
        <w:t xml:space="preserve">This module is based on </w:t>
      </w:r>
      <w:r>
        <w:rPr>
          <w:lang w:val="en-GB"/>
        </w:rPr>
        <w:fldChar w:fldCharType="begin"/>
      </w:r>
      <w:r>
        <w:instrText> REF _Ref417449947 \h </w:instrText>
      </w:r>
      <w:r>
        <w:fldChar w:fldCharType="separate"/>
      </w:r>
      <w:r>
        <w:t>Figure  4 -37</w:t>
      </w:r>
      <w:r>
        <w:fldChar w:fldCharType="end"/>
      </w:r>
      <w:r>
        <w:rPr>
          <w:lang w:val="en-GB"/>
        </w:rPr>
        <w:t>.</w:t>
      </w:r>
    </w:p>
    <w:p>
      <w:pPr>
        <w:pStyle w:val="Western"/>
        <w:keepNext/>
        <w:jc w:val="center"/>
        <w:rPr/>
      </w:pPr>
      <w:r>
        <w:rPr/>
        <w:drawing>
          <wp:inline distT="0" distB="0" distL="0" distR="0">
            <wp:extent cx="5768340" cy="1797685"/>
            <wp:effectExtent l="0" t="0" r="0" b="0"/>
            <wp:docPr id="4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descr=""/>
                    <pic:cNvPicPr>
                      <a:picLocks noChangeAspect="1" noChangeArrowheads="1"/>
                    </pic:cNvPicPr>
                  </pic:nvPicPr>
                  <pic:blipFill>
                    <a:blip r:embed="rId48"/>
                    <a:stretch>
                      <a:fillRect/>
                    </a:stretch>
                  </pic:blipFill>
                  <pic:spPr bwMode="auto">
                    <a:xfrm>
                      <a:off x="0" y="0"/>
                      <a:ext cx="5768340" cy="1797685"/>
                    </a:xfrm>
                    <a:prstGeom prst="rect">
                      <a:avLst/>
                    </a:prstGeom>
                    <a:noFill/>
                    <a:ln w="9525">
                      <a:noFill/>
                      <a:miter lim="800000"/>
                      <a:headEnd/>
                      <a:tailEnd/>
                    </a:ln>
                  </pic:spPr>
                </pic:pic>
              </a:graphicData>
            </a:graphic>
          </wp:inline>
        </w:drawing>
      </w:r>
    </w:p>
    <w:p>
      <w:pPr>
        <w:pStyle w:val="Caption1"/>
        <w:rPr/>
      </w:pPr>
      <w:bookmarkStart w:id="772" w:name="_Toc417422294"/>
      <w:bookmarkStart w:id="773" w:name="_Ref417449947"/>
      <w:r>
        <w:rPr>
          <w:lang w:val="en-US"/>
        </w:rPr>
        <w:t xml:space="preserve">Figure </w:t>
      </w:r>
      <w:r>
        <w:fldChar w:fldCharType="begin"/>
      </w:r>
      <w:r>
        <w:instrText>STYLEREF 1 \s</w:instrText>
      </w:r>
      <w:r>
        <w:fldChar w:fldCharType="separate"/>
      </w:r>
      <w:bookmarkStart w:id="774" w:name="__Fieldmark__10140_51071921"/>
      <w:r>
        <w:rPr>
          <w:lang w:val="en-US"/>
        </w:rPr>
        <w:t>4</w:t>
      </w:r>
      <w:bookmarkStart w:id="775" w:name="__Fieldmark__10867_714155160"/>
      <w:r>
        <w:rPr>
          <w:lang w:val="en-US"/>
        </w:rPr>
      </w:r>
      <w:r>
        <w:fldChar w:fldCharType="end"/>
      </w:r>
      <w:bookmarkEnd w:id="774"/>
      <w:bookmarkEnd w:id="775"/>
      <w:r>
        <w:rPr>
          <w:lang w:val="en-US"/>
        </w:rPr>
        <w:noBreakHyphen/>
      </w:r>
      <w:r>
        <w:rPr>
          <w:lang w:val="en-US"/>
        </w:rPr>
        <w:fldChar w:fldCharType="begin"/>
      </w:r>
      <w:r>
        <w:instrText> SEQ Figure \* ARABIC </w:instrText>
      </w:r>
      <w:r>
        <w:fldChar w:fldCharType="separate"/>
      </w:r>
      <w:r>
        <w:t>37</w:t>
      </w:r>
      <w:r>
        <w:fldChar w:fldCharType="end"/>
      </w:r>
      <w:bookmarkEnd w:id="772"/>
      <w:bookmarkEnd w:id="773"/>
      <w:r>
        <w:rPr>
          <w:lang w:val="en-US"/>
        </w:rPr>
        <w:t> : Temporal resampling functional module</w:t>
      </w:r>
    </w:p>
    <w:p>
      <w:pPr>
        <w:pStyle w:val="Heading4"/>
        <w:numPr>
          <w:ilvl w:val="3"/>
          <w:numId w:val="1"/>
        </w:numPr>
        <w:rPr>
          <w:rFonts w:cs="Arial"/>
        </w:rPr>
      </w:pPr>
      <w:bookmarkStart w:id="776" w:name="_Toc417423709"/>
      <w:r>
        <w:rPr>
          <w:rFonts w:cs="Arial"/>
        </w:rPr>
        <w:t>Subordinates</w:t>
      </w:r>
      <w:bookmarkEnd w:id="776"/>
      <w:r>
        <w:rPr>
          <w:rFonts w:cs="Arial"/>
        </w:rPr>
        <w:t xml:space="preserve"> </w:t>
      </w:r>
    </w:p>
    <w:p>
      <w:pPr>
        <w:pStyle w:val="Normal"/>
        <w:spacing w:beforeAutospacing="1" w:after="119"/>
        <w:rPr/>
      </w:pPr>
      <w:r>
        <w:rPr>
          <w:color w:val="000000"/>
        </w:rPr>
        <w:t>Based on the previous algorithm, unique sub-components is Linear interpolation one. This sub-component is described in [</w:t>
      </w:r>
      <w:r>
        <w:rPr>
          <w:color w:val="000000"/>
        </w:rPr>
        <w:fldChar w:fldCharType="begin"/>
      </w:r>
      <w:r>
        <w:instrText> REF _Ref417406795 \r \h </w:instrText>
      </w:r>
      <w:r>
        <w:fldChar w:fldCharType="separate"/>
      </w:r>
      <w:r>
        <w:t>RD.3</w:t>
      </w:r>
      <w:r>
        <w:fldChar w:fldCharType="end"/>
      </w:r>
      <w:r>
        <w:rPr>
          <w:color w:val="000000"/>
        </w:rPr>
        <w:t xml:space="preserve"> section </w:t>
      </w:r>
      <w:r>
        <w:rPr>
          <w:color w:val="000000"/>
          <w:lang w:val="en-US"/>
        </w:rPr>
        <w:t>2.2.2].</w:t>
      </w:r>
    </w:p>
    <w:p>
      <w:pPr>
        <w:pStyle w:val="Heading4"/>
        <w:numPr>
          <w:ilvl w:val="3"/>
          <w:numId w:val="1"/>
        </w:numPr>
        <w:rPr>
          <w:rFonts w:cs="Arial"/>
        </w:rPr>
      </w:pPr>
      <w:bookmarkStart w:id="777" w:name="_Toc417423710"/>
      <w:r>
        <w:rPr>
          <w:rFonts w:cs="Arial"/>
        </w:rPr>
        <w:t>Dependencies</w:t>
      </w:r>
      <w:bookmarkEnd w:id="777"/>
      <w:r>
        <w:rPr>
          <w:rFonts w:cs="Arial"/>
        </w:rPr>
        <w:t xml:space="preserve"> </w:t>
      </w:r>
    </w:p>
    <w:p>
      <w:pPr>
        <w:pStyle w:val="Normal"/>
        <w:rPr>
          <w:lang w:val="en-US" w:eastAsia="fr-FR"/>
        </w:rPr>
      </w:pPr>
      <w:r>
        <w:rPr>
          <w:lang w:val="en-US" w:eastAsia="fr-FR"/>
        </w:rPr>
        <w:t>The dependence of this module is the following:</w:t>
      </w:r>
    </w:p>
    <w:p>
      <w:pPr>
        <w:pStyle w:val="ListParagraph"/>
        <w:numPr>
          <w:ilvl w:val="0"/>
          <w:numId w:val="69"/>
        </w:numPr>
        <w:rPr>
          <w:lang w:val="en-US"/>
        </w:rPr>
      </w:pPr>
      <w:r>
        <w:rPr>
          <w:lang w:val="en-US"/>
        </w:rPr>
        <w:t xml:space="preserve">Common library/package to provide capabilities to read, image data and mask data from a product and to create a new product type. </w:t>
      </w:r>
    </w:p>
    <w:p>
      <w:pPr>
        <w:pStyle w:val="ListParagraph"/>
        <w:numPr>
          <w:ilvl w:val="0"/>
          <w:numId w:val="69"/>
        </w:numPr>
        <w:rPr>
          <w:lang w:val="en-US"/>
        </w:rPr>
      </w:pPr>
      <w:r>
        <w:rPr>
          <w:lang w:val="en-US"/>
        </w:rPr>
        <w:t>OTB application package</w:t>
      </w:r>
    </w:p>
    <w:p>
      <w:pPr>
        <w:pStyle w:val="Normal"/>
        <w:rPr>
          <w:lang w:val="en-US"/>
        </w:rPr>
      </w:pPr>
      <w:r>
        <w:rPr>
          <w:lang w:val="en-US" w:eastAsia="fr-FR"/>
        </w:rPr>
        <w:t>This component should be initialized at the beginning of the module.</w:t>
      </w:r>
    </w:p>
    <w:p>
      <w:pPr>
        <w:pStyle w:val="Heading4"/>
        <w:numPr>
          <w:ilvl w:val="3"/>
          <w:numId w:val="1"/>
        </w:numPr>
        <w:rPr>
          <w:rFonts w:cs="Arial"/>
        </w:rPr>
      </w:pPr>
      <w:bookmarkStart w:id="778" w:name="_Toc417423711"/>
      <w:bookmarkEnd w:id="778"/>
      <w:r>
        <w:rPr>
          <w:rFonts w:cs="Arial"/>
        </w:rPr>
        <w:t>Interfaces</w:t>
      </w:r>
    </w:p>
    <w:p>
      <w:pPr>
        <w:pStyle w:val="Western"/>
        <w:rPr>
          <w:lang w:val="en-GB"/>
        </w:rPr>
      </w:pPr>
      <w:r>
        <w:rPr>
          <w:lang w:val="en-GB"/>
        </w:rPr>
        <w:t>The main interfaces in term of control flow are:</w:t>
      </w:r>
    </w:p>
    <w:p>
      <w:pPr>
        <w:pStyle w:val="NormalWeb"/>
        <w:numPr>
          <w:ilvl w:val="0"/>
          <w:numId w:val="74"/>
        </w:numPr>
        <w:spacing w:before="0" w:afterAutospacing="0" w:after="198"/>
        <w:rPr>
          <w:lang w:val="en-GB"/>
        </w:rPr>
      </w:pPr>
      <w:r>
        <w:rPr>
          <w:lang w:val="en-GB"/>
        </w:rPr>
        <w:t xml:space="preserve">The job order which indicates the main information about the processing input and output data, the location of log files and the location of the working directory. </w:t>
      </w:r>
    </w:p>
    <w:p>
      <w:pPr>
        <w:pStyle w:val="Western"/>
        <w:rPr>
          <w:lang w:val="en-GB"/>
        </w:rPr>
      </w:pPr>
      <w:r>
        <w:rPr>
          <w:lang w:val="en-GB"/>
        </w:rPr>
        <w:t>The main interfaces in term of data flow of its module are:</w:t>
      </w:r>
    </w:p>
    <w:p>
      <w:pPr>
        <w:pStyle w:val="NormalWeb"/>
        <w:numPr>
          <w:ilvl w:val="0"/>
          <w:numId w:val="75"/>
        </w:numPr>
        <w:spacing w:before="0" w:afterAutospacing="0" w:after="198"/>
        <w:rPr>
          <w:lang w:val="en-GB"/>
        </w:rPr>
      </w:pPr>
      <w:r>
        <w:rPr>
          <w:lang w:val="en-GB"/>
        </w:rPr>
        <w:t>As inputs:</w:t>
      </w:r>
    </w:p>
    <w:p>
      <w:pPr>
        <w:pStyle w:val="NormalWeb"/>
        <w:numPr>
          <w:ilvl w:val="1"/>
          <w:numId w:val="75"/>
        </w:numPr>
        <w:spacing w:before="0" w:afterAutospacing="0" w:after="198"/>
        <w:rPr>
          <w:lang w:val="en-GB"/>
        </w:rPr>
      </w:pPr>
      <w:r>
        <w:rPr>
          <w:lang w:val="en-GB"/>
        </w:rPr>
        <w:t>a L2A_TS_PRD</w:t>
      </w:r>
    </w:p>
    <w:p>
      <w:pPr>
        <w:pStyle w:val="NormalWeb"/>
        <w:numPr>
          <w:ilvl w:val="1"/>
          <w:numId w:val="75"/>
        </w:numPr>
        <w:spacing w:before="0" w:afterAutospacing="0" w:after="198"/>
        <w:rPr>
          <w:lang w:val="en-GB"/>
        </w:rPr>
      </w:pPr>
      <w:r>
        <w:rPr>
          <w:lang w:val="en-GB"/>
        </w:rPr>
        <w:t>n validity masks for n dates</w:t>
      </w:r>
    </w:p>
    <w:p>
      <w:pPr>
        <w:pStyle w:val="NormalWeb"/>
        <w:numPr>
          <w:ilvl w:val="0"/>
          <w:numId w:val="75"/>
        </w:numPr>
        <w:spacing w:before="0" w:afterAutospacing="0" w:after="198"/>
        <w:rPr>
          <w:lang w:val="en-GB"/>
        </w:rPr>
      </w:pPr>
      <w:r>
        <w:rPr>
          <w:lang w:val="en-GB"/>
        </w:rPr>
        <w:t>As output, a L2A_TS_PRD_filled</w:t>
      </w:r>
    </w:p>
    <w:p>
      <w:pPr>
        <w:pStyle w:val="NormalWeb"/>
        <w:numPr>
          <w:ilvl w:val="0"/>
          <w:numId w:val="75"/>
        </w:numPr>
        <w:spacing w:before="0" w:afterAutospacing="0" w:after="198"/>
        <w:rPr>
          <w:lang w:val="en-GB"/>
        </w:rPr>
      </w:pPr>
      <w:r>
        <w:rPr>
          <w:lang w:val="en-GB"/>
        </w:rPr>
        <w:t>As auxiliary data: not applicable here</w:t>
      </w:r>
    </w:p>
    <w:p>
      <w:pPr>
        <w:pStyle w:val="NormalWeb"/>
        <w:numPr>
          <w:ilvl w:val="0"/>
          <w:numId w:val="75"/>
        </w:numPr>
        <w:spacing w:before="0" w:afterAutospacing="0" w:after="198"/>
        <w:rPr>
          <w:lang w:val="en-GB"/>
        </w:rPr>
      </w:pPr>
      <w:r>
        <w:rPr>
          <w:lang w:val="en-GB"/>
        </w:rPr>
        <w:t>As image processing parameters:</w:t>
      </w:r>
    </w:p>
    <w:p>
      <w:pPr>
        <w:pStyle w:val="NormalWeb"/>
        <w:numPr>
          <w:ilvl w:val="1"/>
          <w:numId w:val="75"/>
        </w:numPr>
        <w:spacing w:before="0" w:afterAutospacing="0" w:after="198"/>
        <w:rPr>
          <w:lang w:val="en-GB"/>
        </w:rPr>
      </w:pPr>
      <w:r>
        <w:rPr>
          <w:lang w:val="en-GB"/>
        </w:rPr>
        <w:t>t_0, t_end</w:t>
      </w:r>
    </w:p>
    <w:p>
      <w:pPr>
        <w:pStyle w:val="NormalWeb"/>
        <w:numPr>
          <w:ilvl w:val="1"/>
          <w:numId w:val="75"/>
        </w:numPr>
        <w:spacing w:before="0" w:afterAutospacing="0" w:after="198"/>
        <w:rPr>
          <w:lang w:val="en-GB"/>
        </w:rPr>
      </w:pPr>
      <w:r>
        <w:rPr>
          <w:lang w:val="en-GB"/>
        </w:rPr>
        <w:t>sampling_period</w:t>
      </w:r>
    </w:p>
    <w:p>
      <w:pPr>
        <w:pStyle w:val="NormalWeb"/>
        <w:numPr>
          <w:ilvl w:val="1"/>
          <w:numId w:val="75"/>
        </w:numPr>
        <w:spacing w:before="0" w:afterAutospacing="0" w:after="198"/>
        <w:rPr>
          <w:lang w:val="en-GB"/>
        </w:rPr>
      </w:pPr>
      <w:r>
        <w:rPr>
          <w:lang w:val="en-GB"/>
        </w:rPr>
        <w:t>radius of the temporal window</w:t>
      </w:r>
    </w:p>
    <w:p>
      <w:pPr>
        <w:pStyle w:val="Heading4"/>
        <w:numPr>
          <w:ilvl w:val="3"/>
          <w:numId w:val="1"/>
        </w:numPr>
        <w:rPr>
          <w:rFonts w:cs="Arial"/>
        </w:rPr>
      </w:pPr>
      <w:bookmarkStart w:id="779" w:name="_Toc417423712"/>
      <w:bookmarkEnd w:id="779"/>
      <w:r>
        <w:rPr>
          <w:rFonts w:cs="Arial"/>
        </w:rPr>
        <w:t>Resources</w:t>
      </w:r>
    </w:p>
    <w:p>
      <w:pPr>
        <w:pStyle w:val="Western"/>
        <w:rPr/>
      </w:pPr>
      <w:r>
        <w:rPr/>
        <w:t xml:space="preserve">Not Applicable </w:t>
      </w:r>
    </w:p>
    <w:p>
      <w:pPr>
        <w:pStyle w:val="Heading4"/>
        <w:numPr>
          <w:ilvl w:val="3"/>
          <w:numId w:val="1"/>
        </w:numPr>
        <w:rPr>
          <w:rFonts w:cs="Arial"/>
        </w:rPr>
      </w:pPr>
      <w:bookmarkStart w:id="780" w:name="_Toc417423713"/>
      <w:r>
        <w:rPr>
          <w:rFonts w:cs="Arial"/>
        </w:rPr>
        <w:t>References</w:t>
      </w:r>
      <w:bookmarkEnd w:id="780"/>
      <w:r>
        <w:rPr>
          <w:rFonts w:cs="Arial"/>
        </w:rPr>
        <w:t xml:space="preserve"> </w:t>
      </w:r>
    </w:p>
    <w:p>
      <w:pPr>
        <w:pStyle w:val="Western"/>
        <w:rPr/>
      </w:pPr>
      <w:r>
        <w:rPr/>
        <w:t xml:space="preserve">The algorithm part of this component is described in the Crop Type </w:t>
      </w:r>
      <w:r>
        <w:rPr>
          <w:lang w:val="en-GB"/>
        </w:rPr>
        <w:t>ATBD</w:t>
      </w:r>
      <w:r>
        <w:rPr/>
        <w:t xml:space="preserve"> [</w:t>
      </w:r>
      <w:r>
        <w:rPr/>
        <w:fldChar w:fldCharType="begin"/>
      </w:r>
      <w:r>
        <w:instrText> REF _Ref417406795 \r \h </w:instrText>
      </w:r>
      <w:r>
        <w:fldChar w:fldCharType="separate"/>
      </w:r>
      <w:r>
        <w:t>RD.3</w:t>
      </w:r>
      <w:r>
        <w:fldChar w:fldCharType="end"/>
      </w:r>
      <w:r>
        <w:rPr/>
        <w:t>]</w:t>
      </w:r>
    </w:p>
    <w:p>
      <w:pPr>
        <w:pStyle w:val="Heading4"/>
        <w:numPr>
          <w:ilvl w:val="3"/>
          <w:numId w:val="1"/>
        </w:numPr>
        <w:rPr>
          <w:rFonts w:cs="Arial"/>
        </w:rPr>
      </w:pPr>
      <w:bookmarkStart w:id="781" w:name="_Toc417423714"/>
      <w:bookmarkEnd w:id="781"/>
      <w:r>
        <w:rPr>
          <w:rFonts w:cs="Arial"/>
        </w:rPr>
        <w:t>Data</w:t>
      </w:r>
    </w:p>
    <w:p>
      <w:pPr>
        <w:pStyle w:val="NormalWeb"/>
        <w:spacing w:before="0" w:afterAutospacing="0" w:after="198"/>
        <w:rPr>
          <w:lang w:val="en-GB"/>
        </w:rPr>
      </w:pPr>
      <w:r>
        <w:rPr>
          <w:lang w:val="en-GB"/>
        </w:rPr>
        <w:t>Not applicable here</w:t>
      </w:r>
    </w:p>
    <w:p>
      <w:pPr>
        <w:pStyle w:val="Heading3"/>
        <w:numPr>
          <w:ilvl w:val="2"/>
          <w:numId w:val="1"/>
        </w:numPr>
        <w:rPr/>
      </w:pPr>
      <w:bookmarkStart w:id="782" w:name="_Ref417422901"/>
      <w:bookmarkStart w:id="783" w:name="_Toc417423715"/>
      <w:bookmarkEnd w:id="782"/>
      <w:bookmarkEnd w:id="783"/>
      <w:r>
        <w:rPr/>
        <w:t>Crop mask post filtering module</w:t>
      </w:r>
    </w:p>
    <w:p>
      <w:pPr>
        <w:pStyle w:val="Heading4"/>
        <w:numPr>
          <w:ilvl w:val="3"/>
          <w:numId w:val="1"/>
        </w:numPr>
        <w:rPr/>
      </w:pPr>
      <w:bookmarkStart w:id="784" w:name="_Toc417423716"/>
      <w:bookmarkEnd w:id="784"/>
      <w:r>
        <w:rPr/>
        <w:t>Type</w:t>
      </w:r>
    </w:p>
    <w:p>
      <w:pPr>
        <w:pStyle w:val="Western"/>
        <w:rPr/>
      </w:pPr>
      <w:r>
        <w:rPr/>
        <w:t>The temporal resampling is a post-processing step done optionally after crop mask generation at tile level. This module is a collection of executable or internal functions.</w:t>
      </w:r>
    </w:p>
    <w:p>
      <w:pPr>
        <w:pStyle w:val="Heading4"/>
        <w:numPr>
          <w:ilvl w:val="3"/>
          <w:numId w:val="1"/>
        </w:numPr>
        <w:rPr/>
      </w:pPr>
      <w:bookmarkStart w:id="785" w:name="_Toc417423717"/>
      <w:r>
        <w:rPr/>
        <w:t>Purpose</w:t>
      </w:r>
      <w:bookmarkEnd w:id="785"/>
      <w:r>
        <w:rPr/>
        <w:t xml:space="preserve"> </w:t>
      </w:r>
    </w:p>
    <w:p>
      <w:pPr>
        <w:pStyle w:val="Normal"/>
        <w:rPr>
          <w:lang w:val="en-US" w:eastAsia="fr-FR"/>
        </w:rPr>
      </w:pPr>
      <w:r>
        <w:rPr>
          <w:lang w:val="en-US" w:eastAsia="fr-FR"/>
        </w:rPr>
        <w:t>The Crop mask post filtering module filters spatially the pixel based crop mask to take into account the field object of the scene. Moreover with this module we can define a minimum object size through the segmentation.</w:t>
      </w:r>
    </w:p>
    <w:p>
      <w:pPr>
        <w:pStyle w:val="Heading4"/>
        <w:numPr>
          <w:ilvl w:val="3"/>
          <w:numId w:val="1"/>
        </w:numPr>
        <w:rPr/>
      </w:pPr>
      <w:bookmarkStart w:id="786" w:name="_Toc417423718"/>
      <w:bookmarkEnd w:id="786"/>
      <w:r>
        <w:rPr/>
        <w:t>Function</w:t>
      </w:r>
    </w:p>
    <w:p>
      <w:pPr>
        <w:pStyle w:val="Normal"/>
        <w:rPr/>
      </w:pPr>
      <w:r>
        <w:rPr>
          <w:lang w:val="en-US" w:eastAsia="fr-FR"/>
        </w:rPr>
        <w:t xml:space="preserve">This post processing step is described in the Crop Mask </w:t>
      </w:r>
      <w:r>
        <w:rPr/>
        <w:t>ATBD</w:t>
      </w:r>
      <w:r>
        <w:rPr>
          <w:lang w:val="en-US" w:eastAsia="fr-FR"/>
        </w:rPr>
        <w:t xml:space="preserve"> [</w:t>
      </w:r>
      <w:r>
        <w:rPr>
          <w:lang w:val="en-US" w:eastAsia="fr-FR"/>
        </w:rPr>
        <w:fldChar w:fldCharType="begin"/>
      </w:r>
      <w:r>
        <w:instrText> REF _Ref358796925 \r \h </w:instrText>
      </w:r>
      <w:r>
        <w:fldChar w:fldCharType="separate"/>
      </w:r>
      <w:r>
        <w:t>RD.4</w:t>
      </w:r>
      <w:r>
        <w:fldChar w:fldCharType="end"/>
      </w:r>
      <w:r>
        <w:rPr>
          <w:lang w:val="en-US" w:eastAsia="fr-FR"/>
        </w:rPr>
        <w:t xml:space="preserve"> section 5]. This module takes as input a NDVI times series and the original pixel based crop mask to generate as output a new object based crop mask at tile level. </w:t>
      </w:r>
    </w:p>
    <w:p>
      <w:pPr>
        <w:pStyle w:val="Heading4"/>
        <w:numPr>
          <w:ilvl w:val="3"/>
          <w:numId w:val="1"/>
        </w:numPr>
        <w:rPr/>
      </w:pPr>
      <w:bookmarkStart w:id="787" w:name="_Toc417423719"/>
      <w:r>
        <w:rPr/>
        <w:t>Subordinates</w:t>
      </w:r>
      <w:bookmarkEnd w:id="787"/>
      <w:r>
        <w:rPr/>
        <w:t xml:space="preserve"> </w:t>
      </w:r>
    </w:p>
    <w:p>
      <w:pPr>
        <w:pStyle w:val="Normal"/>
        <w:rPr>
          <w:lang w:val="en-US" w:eastAsia="fr-FR"/>
        </w:rPr>
      </w:pPr>
      <w:r>
        <w:rPr>
          <w:lang w:val="en-US" w:eastAsia="fr-FR"/>
        </w:rPr>
        <w:t>According to the Crop Mask ATBD, the module is divided in three steps:</w:t>
      </w:r>
    </w:p>
    <w:p>
      <w:pPr>
        <w:pStyle w:val="ListParagraph"/>
        <w:numPr>
          <w:ilvl w:val="0"/>
          <w:numId w:val="69"/>
        </w:numPr>
        <w:rPr>
          <w:lang w:val="en-US"/>
        </w:rPr>
      </w:pPr>
      <w:r>
        <w:rPr>
          <w:lang w:val="en-US"/>
        </w:rPr>
        <w:t xml:space="preserve">A dimension reduction through a Principal Component Analysis algorithm </w:t>
      </w:r>
    </w:p>
    <w:p>
      <w:pPr>
        <w:pStyle w:val="ListParagraph"/>
        <w:numPr>
          <w:ilvl w:val="0"/>
          <w:numId w:val="69"/>
        </w:numPr>
        <w:rPr>
          <w:lang w:val="en-US"/>
        </w:rPr>
      </w:pPr>
      <w:r>
        <w:rPr>
          <w:lang w:val="en-US"/>
        </w:rPr>
        <w:t>A Mean Shift segmentation</w:t>
      </w:r>
    </w:p>
    <w:p>
      <w:pPr>
        <w:pStyle w:val="ListParagraph"/>
        <w:numPr>
          <w:ilvl w:val="0"/>
          <w:numId w:val="69"/>
        </w:numPr>
        <w:rPr>
          <w:lang w:val="en-US"/>
        </w:rPr>
      </w:pPr>
      <w:r>
        <w:rPr>
          <w:lang w:val="en-US"/>
        </w:rPr>
        <w:t>A object based majority voting</w:t>
      </w:r>
    </w:p>
    <w:p>
      <w:pPr>
        <w:pStyle w:val="Normal"/>
        <w:rPr>
          <w:lang w:val="en-US"/>
        </w:rPr>
      </w:pPr>
      <w:r>
        <w:rPr>
          <w:lang w:val="en-US"/>
        </w:rPr>
        <w:t xml:space="preserve">The first two items are based on existing OTB code available in the library and the last one it is quite easy to develop in OTB. Therefore, we will develop this filter and create a new OTB based applications for this post processing step.  </w:t>
      </w:r>
    </w:p>
    <w:p>
      <w:pPr>
        <w:pStyle w:val="Heading4"/>
        <w:numPr>
          <w:ilvl w:val="3"/>
          <w:numId w:val="1"/>
        </w:numPr>
        <w:rPr/>
      </w:pPr>
      <w:bookmarkStart w:id="788" w:name="_Toc417423720"/>
      <w:r>
        <w:rPr/>
        <w:t>Dependencies</w:t>
      </w:r>
      <w:bookmarkEnd w:id="788"/>
      <w:r>
        <w:rPr/>
        <w:t xml:space="preserve"> </w:t>
      </w:r>
    </w:p>
    <w:p>
      <w:pPr>
        <w:pStyle w:val="Normal"/>
        <w:rPr>
          <w:lang w:val="en-US" w:eastAsia="fr-FR"/>
        </w:rPr>
      </w:pPr>
      <w:r>
        <w:rPr>
          <w:lang w:val="en-US" w:eastAsia="fr-FR"/>
        </w:rPr>
        <w:t>The dependence of this module is the following:</w:t>
      </w:r>
    </w:p>
    <w:p>
      <w:pPr>
        <w:pStyle w:val="ListParagraph"/>
        <w:numPr>
          <w:ilvl w:val="0"/>
          <w:numId w:val="69"/>
        </w:numPr>
        <w:rPr>
          <w:lang w:val="en-US"/>
        </w:rPr>
      </w:pPr>
      <w:r>
        <w:rPr>
          <w:lang w:val="en-US"/>
        </w:rPr>
        <w:t xml:space="preserve">Common library/package to provide capabilities to read, image data from a product and to create a new tile crop mask image. </w:t>
      </w:r>
    </w:p>
    <w:p>
      <w:pPr>
        <w:pStyle w:val="ListParagraph"/>
        <w:numPr>
          <w:ilvl w:val="0"/>
          <w:numId w:val="69"/>
        </w:numPr>
        <w:rPr>
          <w:lang w:val="en-US"/>
        </w:rPr>
      </w:pPr>
      <w:r>
        <w:rPr>
          <w:lang w:val="en-US"/>
        </w:rPr>
        <w:t>S2Agri application package</w:t>
      </w:r>
    </w:p>
    <w:p>
      <w:pPr>
        <w:pStyle w:val="Normal"/>
        <w:rPr>
          <w:lang w:val="en-US" w:eastAsia="fr-FR"/>
        </w:rPr>
      </w:pPr>
      <w:r>
        <w:rPr>
          <w:lang w:val="en-US" w:eastAsia="fr-FR"/>
        </w:rPr>
        <w:t>This component should be initialized at the beginning of the module.</w:t>
      </w:r>
    </w:p>
    <w:p>
      <w:pPr>
        <w:pStyle w:val="Heading4"/>
        <w:numPr>
          <w:ilvl w:val="3"/>
          <w:numId w:val="1"/>
        </w:numPr>
        <w:rPr/>
      </w:pPr>
      <w:bookmarkStart w:id="789" w:name="_Toc417423721"/>
      <w:bookmarkEnd w:id="789"/>
      <w:r>
        <w:rPr/>
        <w:t>Interfaces</w:t>
      </w:r>
    </w:p>
    <w:p>
      <w:pPr>
        <w:pStyle w:val="Western"/>
        <w:rPr>
          <w:lang w:val="en-GB"/>
        </w:rPr>
      </w:pPr>
      <w:r>
        <w:rPr>
          <w:lang w:val="en-GB"/>
        </w:rPr>
        <w:t>The main interfaces in term of control flow are:</w:t>
      </w:r>
    </w:p>
    <w:p>
      <w:pPr>
        <w:pStyle w:val="NormalWeb"/>
        <w:numPr>
          <w:ilvl w:val="0"/>
          <w:numId w:val="74"/>
        </w:numPr>
        <w:spacing w:before="0" w:afterAutospacing="0" w:after="198"/>
        <w:rPr>
          <w:lang w:val="en-GB"/>
        </w:rPr>
      </w:pPr>
      <w:r>
        <w:rPr>
          <w:lang w:val="en-GB"/>
        </w:rPr>
        <w:t xml:space="preserve">The job order which indicates the main information about the processing input and output data, the location of log files and the location of the working directory. </w:t>
      </w:r>
    </w:p>
    <w:p>
      <w:pPr>
        <w:pStyle w:val="Western"/>
        <w:rPr>
          <w:lang w:val="en-GB"/>
        </w:rPr>
      </w:pPr>
      <w:r>
        <w:rPr>
          <w:lang w:val="en-GB"/>
        </w:rPr>
        <w:t>The main interfaces in term of data flow of its module are:</w:t>
      </w:r>
    </w:p>
    <w:p>
      <w:pPr>
        <w:pStyle w:val="NormalWeb"/>
        <w:numPr>
          <w:ilvl w:val="0"/>
          <w:numId w:val="75"/>
        </w:numPr>
        <w:spacing w:before="0" w:afterAutospacing="0" w:after="198"/>
        <w:rPr>
          <w:lang w:val="en-GB"/>
        </w:rPr>
      </w:pPr>
      <w:r>
        <w:rPr>
          <w:lang w:val="en-GB"/>
        </w:rPr>
        <w:t>As inputs:</w:t>
      </w:r>
    </w:p>
    <w:p>
      <w:pPr>
        <w:pStyle w:val="NormalWeb"/>
        <w:numPr>
          <w:ilvl w:val="1"/>
          <w:numId w:val="75"/>
        </w:numPr>
        <w:spacing w:before="0" w:afterAutospacing="0" w:after="198"/>
        <w:rPr>
          <w:lang w:val="en-GB"/>
        </w:rPr>
      </w:pPr>
      <w:r>
        <w:rPr>
          <w:lang w:val="en-GB"/>
        </w:rPr>
        <w:t>a NDVI_TS_tile_PRD</w:t>
      </w:r>
    </w:p>
    <w:p>
      <w:pPr>
        <w:pStyle w:val="NormalWeb"/>
        <w:numPr>
          <w:ilvl w:val="1"/>
          <w:numId w:val="75"/>
        </w:numPr>
        <w:spacing w:before="0" w:afterAutospacing="0" w:after="198"/>
        <w:rPr>
          <w:lang w:val="en-GB"/>
        </w:rPr>
      </w:pPr>
      <w:r>
        <w:rPr>
          <w:lang w:val="en-GB"/>
        </w:rPr>
        <w:t>a tile pixel based crop mask: L4A_tile_PRD</w:t>
      </w:r>
    </w:p>
    <w:p>
      <w:pPr>
        <w:pStyle w:val="NormalWeb"/>
        <w:numPr>
          <w:ilvl w:val="0"/>
          <w:numId w:val="75"/>
        </w:numPr>
        <w:spacing w:before="0" w:afterAutospacing="0" w:after="198"/>
        <w:rPr>
          <w:lang w:val="en-GB"/>
        </w:rPr>
      </w:pPr>
      <w:r>
        <w:rPr>
          <w:lang w:val="en-GB"/>
        </w:rPr>
        <w:t xml:space="preserve">As output, a new L4A_tile_PRD </w:t>
      </w:r>
    </w:p>
    <w:p>
      <w:pPr>
        <w:pStyle w:val="NormalWeb"/>
        <w:numPr>
          <w:ilvl w:val="0"/>
          <w:numId w:val="75"/>
        </w:numPr>
        <w:spacing w:before="0" w:afterAutospacing="0" w:after="198"/>
        <w:rPr>
          <w:lang w:val="en-GB"/>
        </w:rPr>
      </w:pPr>
      <w:r>
        <w:rPr>
          <w:lang w:val="en-GB"/>
        </w:rPr>
        <w:t>As auxiliary data: not applicable here</w:t>
      </w:r>
    </w:p>
    <w:p>
      <w:pPr>
        <w:pStyle w:val="NormalWeb"/>
        <w:numPr>
          <w:ilvl w:val="0"/>
          <w:numId w:val="75"/>
        </w:numPr>
        <w:spacing w:before="0" w:afterAutospacing="0" w:after="198"/>
        <w:rPr>
          <w:lang w:val="en-GB"/>
        </w:rPr>
      </w:pPr>
      <w:r>
        <w:rPr>
          <w:lang w:val="en-GB"/>
        </w:rPr>
        <w:t>As image processing parameters:</w:t>
      </w:r>
    </w:p>
    <w:p>
      <w:pPr>
        <w:pStyle w:val="NormalWeb"/>
        <w:numPr>
          <w:ilvl w:val="1"/>
          <w:numId w:val="75"/>
        </w:numPr>
        <w:spacing w:before="0" w:afterAutospacing="0" w:after="198"/>
        <w:rPr>
          <w:lang w:val="en-GB"/>
        </w:rPr>
      </w:pPr>
      <w:r>
        <w:rPr>
          <w:lang w:val="en-GB"/>
        </w:rPr>
        <w:t>The minimum object size of the segmentation</w:t>
      </w:r>
    </w:p>
    <w:p>
      <w:pPr>
        <w:pStyle w:val="Heading4"/>
        <w:numPr>
          <w:ilvl w:val="3"/>
          <w:numId w:val="1"/>
        </w:numPr>
        <w:rPr/>
      </w:pPr>
      <w:bookmarkStart w:id="790" w:name="_Toc417423722"/>
      <w:bookmarkEnd w:id="790"/>
      <w:r>
        <w:rPr/>
        <w:t>Resources</w:t>
      </w:r>
    </w:p>
    <w:p>
      <w:pPr>
        <w:pStyle w:val="Normal"/>
        <w:rPr/>
      </w:pPr>
      <w:r>
        <w:rPr>
          <w:lang w:eastAsia="fr-FR"/>
        </w:rPr>
        <w:t>Not applicable here</w:t>
      </w:r>
    </w:p>
    <w:p>
      <w:pPr>
        <w:pStyle w:val="Heading4"/>
        <w:numPr>
          <w:ilvl w:val="3"/>
          <w:numId w:val="1"/>
        </w:numPr>
        <w:rPr/>
      </w:pPr>
      <w:bookmarkStart w:id="791" w:name="_Toc417423723"/>
      <w:r>
        <w:rPr/>
        <w:t>References</w:t>
      </w:r>
      <w:bookmarkEnd w:id="791"/>
      <w:r>
        <w:rPr/>
        <w:t xml:space="preserve"> </w:t>
      </w:r>
    </w:p>
    <w:p>
      <w:pPr>
        <w:pStyle w:val="Western"/>
        <w:rPr/>
      </w:pPr>
      <w:r>
        <w:rPr/>
        <w:t xml:space="preserve">The algorithm part of this component is described in the Crop Mask </w:t>
      </w:r>
      <w:r>
        <w:rPr>
          <w:lang w:val="en-GB"/>
        </w:rPr>
        <w:t>ATBD</w:t>
      </w:r>
      <w:r>
        <w:rPr/>
        <w:t xml:space="preserve"> [</w:t>
      </w:r>
      <w:r>
        <w:rPr/>
        <w:fldChar w:fldCharType="begin"/>
      </w:r>
      <w:r>
        <w:instrText> REF _Ref358796925 \r \h </w:instrText>
      </w:r>
      <w:r>
        <w:fldChar w:fldCharType="separate"/>
      </w:r>
      <w:r>
        <w:t>RD.4</w:t>
      </w:r>
      <w:r>
        <w:fldChar w:fldCharType="end"/>
      </w:r>
      <w:r>
        <w:rPr/>
        <w:t>]</w:t>
      </w:r>
    </w:p>
    <w:p>
      <w:pPr>
        <w:pStyle w:val="Heading4"/>
        <w:numPr>
          <w:ilvl w:val="3"/>
          <w:numId w:val="1"/>
        </w:numPr>
        <w:rPr/>
      </w:pPr>
      <w:bookmarkStart w:id="792" w:name="_Toc417423724"/>
      <w:bookmarkEnd w:id="792"/>
      <w:r>
        <w:rPr/>
        <w:t>Data</w:t>
      </w:r>
    </w:p>
    <w:p>
      <w:pPr>
        <w:pStyle w:val="Normal"/>
        <w:rPr>
          <w:lang w:val="en-US"/>
        </w:rPr>
      </w:pPr>
      <w:r>
        <w:rPr>
          <w:lang w:val="en-US" w:eastAsia="fr-FR"/>
        </w:rPr>
        <w:t>No internal data is currently planned.</w:t>
      </w:r>
    </w:p>
    <w:p>
      <w:pPr>
        <w:pStyle w:val="Normal"/>
        <w:rPr>
          <w:lang w:val="en-US"/>
        </w:rPr>
      </w:pPr>
      <w:bookmarkStart w:id="793" w:name="_Toc254182761"/>
      <w:bookmarkStart w:id="794" w:name="_Toc254182761"/>
      <w:bookmarkEnd w:id="794"/>
      <w:r>
        <w:rPr>
          <w:lang w:val="en-US"/>
        </w:rPr>
      </w:r>
    </w:p>
    <w:p>
      <w:pPr>
        <w:pStyle w:val="Normal"/>
        <w:spacing w:before="0" w:after="120"/>
        <w:rPr/>
      </w:pPr>
      <w:r>
        <w:rPr/>
      </w:r>
    </w:p>
    <w:p>
      <w:pPr>
        <w:sectPr>
          <w:footnotePr>
            <w:numFmt w:val="decimal"/>
          </w:footnotePr>
          <w:type w:val="continuous"/>
          <w:pgSz w:w="11906" w:h="16838"/>
          <w:pgMar w:left="1417" w:right="1417" w:header="708" w:top="1417" w:footer="708" w:bottom="1417" w:gutter="0"/>
          <w:formProt w:val="false"/>
          <w:textDirection w:val="lrTb"/>
          <w:docGrid w:type="default" w:linePitch="240" w:charSpace="4294961151"/>
        </w:sectPr>
      </w:pPr>
    </w:p>
    <w:sectPr>
      <w:footnotePr>
        <w:numFmt w:val="decimal"/>
      </w:footnotePr>
      <w:type w:val="continuous"/>
      <w:pgSz w:w="11906" w:h="16838"/>
      <w:pgMar w:left="1417" w:right="1417" w:header="708" w:top="1417" w:footer="708" w:bottom="1417"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Arial">
    <w:charset w:val="01"/>
    <w:family w:val="roman"/>
    <w:pitch w:val="variable"/>
  </w:font>
  <w:font w:name="Arial Narrow">
    <w:charset w:val="01"/>
    <w:family w:val="roman"/>
    <w:pitch w:val="variable"/>
  </w:font>
  <w:font w:name="Calibri">
    <w:charset w:val="01"/>
    <w:family w:val="roman"/>
    <w:pitch w:val="variable"/>
  </w:font>
  <w:font w:name="Times">
    <w:altName w:val="Times New Roman"/>
    <w:charset w:val="01"/>
    <w:family w:val="roman"/>
    <w:pitch w:val="variable"/>
  </w:font>
  <w:font w:name="Cambria">
    <w:charset w:val="01"/>
    <w:family w:val="roman"/>
    <w:pitch w:val="variable"/>
  </w:font>
  <w:font w:name="Wingdings">
    <w:charset w:val="01"/>
    <w:family w:val="roman"/>
    <w:pitch w:val="variable"/>
  </w:font>
  <w:font w:name="Palatino Linotype">
    <w:charset w:val="01"/>
    <w:family w:val="roman"/>
    <w:pitch w:val="variable"/>
  </w:font>
  <w:font w:name="Courier New">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Tahoma">
    <w:charset w:val="01"/>
    <w:family w:val="swiss"/>
    <w:pitch w:val="variable"/>
  </w:font>
  <w:font w:name="Verdana">
    <w:charset w:val="01"/>
    <w:family w:val="roman"/>
    <w:pitch w:val="variable"/>
  </w:font>
  <w:font w:name="Garamond">
    <w:charset w:val="01"/>
    <w:family w:val="roman"/>
    <w:pitch w:val="variable"/>
  </w:font>
  <w:font w:name="Calibri Light">
    <w:charset w:val="01"/>
    <w:family w:val="swiss"/>
    <w:pitch w:val="variable"/>
  </w:font>
  <w:font w:name="DejaVu Sans Mono">
    <w:charset w:val="01"/>
    <w:family w:val="roman"/>
    <w:pitch w:val="variable"/>
  </w:font>
  <w:font w:name="Arial Blac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color w:val="006699"/>
        <w:sz w:val="22"/>
        <w:szCs w:val="22"/>
        <w:lang w:val="en-US"/>
      </w:rPr>
    </w:pPr>
    <w:r>
      <w:rPr>
        <w:color w:val="006699"/>
        <w:sz w:val="22"/>
        <w:szCs w:val="22"/>
        <w:lang w:val="en-US"/>
      </w:rPr>
      <w:t>© UCL-Geomatics 2015</w:t>
    </w:r>
  </w:p>
  <w:p>
    <w:pPr>
      <w:pStyle w:val="Footer"/>
      <w:spacing w:before="0" w:after="120"/>
      <w:jc w:val="center"/>
      <w:rPr>
        <w:szCs w:val="20"/>
        <w:lang w:val="en-US"/>
      </w:rPr>
    </w:pPr>
    <w:r>
      <w:rPr>
        <w:color w:val="006699"/>
        <w:sz w:val="22"/>
        <w:szCs w:val="22"/>
        <w:lang w:val="en-US"/>
      </w:rPr>
      <w:t>This document is the property of the Sen2-Agri partnership, no part of it shall be reproduced or transmitted without the express prior written authorisation of UCL-Geomatics (Belgium).</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spacing w:before="0" w:after="120"/>
        <w:rPr/>
      </w:pPr>
      <w:r>
        <w:rPr>
          <w:rStyle w:val="Footnotereference"/>
          <w:lang w:val="en-US"/>
        </w:rPr>
        <w:footnoteRef/>
        <w:tab/>
      </w:r>
      <w:r>
        <w:rPr>
          <w:lang w:val="en-US"/>
        </w:rPr>
        <w:t xml:space="preserve"> </w:t>
      </w:r>
      <w:r>
        <w:rPr>
          <w:lang w:val="en-US"/>
        </w:rPr>
        <w:t>The user should be warned that the crop type processor will be blocked until this value is not filled.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151" w:type="dxa"/>
      <w:jc w:val="left"/>
      <w:tblInd w:w="-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 w:type="dxa"/>
        <w:bottom w:w="0" w:type="dxa"/>
        <w:right w:w="0" w:type="dxa"/>
      </w:tblCellMar>
      <w:tblLook w:val="0000" w:noVBand="0" w:noHBand="0" w:lastColumn="0" w:firstColumn="0" w:lastRow="0" w:firstRow="0"/>
    </w:tblPr>
    <w:tblGrid>
      <w:gridCol w:w="1185"/>
      <w:gridCol w:w="734"/>
      <w:gridCol w:w="1451"/>
      <w:gridCol w:w="3534"/>
      <w:gridCol w:w="2"/>
      <w:gridCol w:w="2245"/>
    </w:tblGrid>
    <w:tr>
      <w:trPr>
        <w:trHeight w:val="351" w:hRule="atLeast"/>
      </w:trPr>
      <w:tc>
        <w:tcPr>
          <w:tcW w:w="1185"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0" w:after="0"/>
            <w:rPr>
              <w:sz w:val="20"/>
            </w:rPr>
          </w:pPr>
          <w:r>
            <w:rPr/>
            <w:drawing>
              <wp:inline distT="0" distB="0" distL="0" distR="0">
                <wp:extent cx="683895" cy="318135"/>
                <wp:effectExtent l="0" t="0" r="0" b="0"/>
                <wp:docPr id="2" name="Image 1" descr="Description : ES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Description : ESA_Logo"/>
                        <pic:cNvPicPr>
                          <a:picLocks noChangeAspect="1" noChangeArrowheads="1"/>
                        </pic:cNvPicPr>
                      </pic:nvPicPr>
                      <pic:blipFill>
                        <a:blip r:embed="rId1"/>
                        <a:stretch>
                          <a:fillRect/>
                        </a:stretch>
                      </pic:blipFill>
                      <pic:spPr bwMode="auto">
                        <a:xfrm>
                          <a:off x="0" y="0"/>
                          <a:ext cx="683895" cy="318135"/>
                        </a:xfrm>
                        <a:prstGeom prst="rect">
                          <a:avLst/>
                        </a:prstGeom>
                        <a:noFill/>
                        <a:ln w="9525">
                          <a:noFill/>
                          <a:miter lim="800000"/>
                          <a:headEnd/>
                          <a:tailEnd/>
                        </a:ln>
                      </pic:spPr>
                    </pic:pic>
                  </a:graphicData>
                </a:graphic>
              </wp:inline>
            </w:drawing>
          </w:r>
        </w:p>
      </w:tc>
      <w:tc>
        <w:tcPr>
          <w:tcW w:w="7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rFonts w:ascii="Times New Roman" w:hAnsi="Times New Roman"/>
              <w:sz w:val="20"/>
              <w:szCs w:val="20"/>
            </w:rPr>
          </w:pPr>
          <w:r>
            <w:rPr>
              <w:rFonts w:ascii="Times New Roman" w:hAnsi="Times New Roman"/>
              <w:sz w:val="20"/>
              <w:szCs w:val="20"/>
            </w:rPr>
            <w:t>Ref</w:t>
          </w:r>
        </w:p>
      </w:tc>
      <w:tc>
        <w:tcPr>
          <w:tcW w:w="498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rFonts w:ascii="Times New Roman" w:hAnsi="Times New Roman"/>
              <w:sz w:val="20"/>
              <w:szCs w:val="20"/>
            </w:rPr>
          </w:pPr>
          <w:r>
            <w:rPr>
              <w:rFonts w:ascii="Times New Roman" w:hAnsi="Times New Roman"/>
              <w:sz w:val="20"/>
              <w:szCs w:val="20"/>
            </w:rPr>
            <w:t>Sen2-Agri_DDF_1.0</w:t>
          </w:r>
        </w:p>
      </w:tc>
      <w:tc>
        <w:tcPr>
          <w:tcW w:w="22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Textetableaux"/>
            <w:spacing w:before="180" w:after="120"/>
            <w:rPr>
              <w:sz w:val="20"/>
            </w:rPr>
          </w:pPr>
          <w:r>
            <w:rPr/>
            <w:drawing>
              <wp:inline distT="0" distB="0" distL="0" distR="0">
                <wp:extent cx="1320165" cy="516890"/>
                <wp:effectExtent l="0" t="0" r="0" b="0"/>
                <wp:docPr id="3" name="Image 4" descr="Sentinel-2 Agriculture Project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Sentinel-2 Agriculture Project Site"/>
                        <pic:cNvPicPr>
                          <a:picLocks noChangeAspect="1" noChangeArrowheads="1"/>
                        </pic:cNvPicPr>
                      </pic:nvPicPr>
                      <pic:blipFill>
                        <a:blip r:embed="rId2"/>
                        <a:stretch>
                          <a:fillRect/>
                        </a:stretch>
                      </pic:blipFill>
                      <pic:spPr bwMode="auto">
                        <a:xfrm>
                          <a:off x="0" y="0"/>
                          <a:ext cx="1320165" cy="516890"/>
                        </a:xfrm>
                        <a:prstGeom prst="rect">
                          <a:avLst/>
                        </a:prstGeom>
                        <a:noFill/>
                        <a:ln w="9525">
                          <a:noFill/>
                          <a:miter lim="800000"/>
                          <a:headEnd/>
                          <a:tailEnd/>
                        </a:ln>
                      </pic:spPr>
                    </pic:pic>
                  </a:graphicData>
                </a:graphic>
              </wp:inline>
            </w:drawing>
          </w:r>
        </w:p>
      </w:tc>
    </w:tr>
    <w:tr>
      <w:trPr>
        <w:trHeight w:val="351" w:hRule="atLeast"/>
      </w:trPr>
      <w:tc>
        <w:tcPr>
          <w:tcW w:w="1185"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widowControl/>
            <w:bidi w:val="0"/>
            <w:spacing w:before="0" w:after="120"/>
            <w:jc w:val="both"/>
            <w:rPr/>
          </w:pPr>
          <w:r>
            <w:rPr/>
          </w:r>
        </w:p>
      </w:tc>
      <w:tc>
        <w:tcPr>
          <w:tcW w:w="7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rFonts w:ascii="Times New Roman" w:hAnsi="Times New Roman"/>
              <w:sz w:val="20"/>
              <w:szCs w:val="20"/>
            </w:rPr>
          </w:pPr>
          <w:r>
            <w:rPr>
              <w:rFonts w:ascii="Times New Roman" w:hAnsi="Times New Roman"/>
              <w:sz w:val="20"/>
              <w:szCs w:val="20"/>
            </w:rPr>
            <w:t>Issue</w:t>
          </w:r>
        </w:p>
      </w:tc>
      <w:tc>
        <w:tcPr>
          <w:tcW w:w="14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rFonts w:ascii="Times New Roman" w:hAnsi="Times New Roman"/>
              <w:sz w:val="20"/>
              <w:szCs w:val="20"/>
            </w:rPr>
          </w:pPr>
          <w:r>
            <w:rPr>
              <w:rFonts w:ascii="Times New Roman" w:hAnsi="Times New Roman"/>
              <w:sz w:val="20"/>
              <w:szCs w:val="20"/>
            </w:rPr>
            <w:t>Page</w:t>
          </w:r>
        </w:p>
      </w:tc>
      <w:tc>
        <w:tcPr>
          <w:tcW w:w="35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rFonts w:ascii="Times New Roman" w:hAnsi="Times New Roman"/>
              <w:sz w:val="20"/>
              <w:szCs w:val="20"/>
            </w:rPr>
          </w:pPr>
          <w:r>
            <w:rPr>
              <w:rFonts w:ascii="Times New Roman" w:hAnsi="Times New Roman"/>
              <w:sz w:val="20"/>
              <w:szCs w:val="20"/>
            </w:rPr>
            <w:t>Date</w:t>
          </w:r>
        </w:p>
      </w:tc>
      <w:tc>
        <w:tcPr>
          <w:tcW w:w="2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widowControl/>
            <w:bidi w:val="0"/>
            <w:spacing w:before="0" w:after="120"/>
            <w:jc w:val="both"/>
            <w:rPr/>
          </w:pPr>
          <w:r>
            <w:rPr/>
          </w:r>
        </w:p>
      </w:tc>
    </w:tr>
    <w:tr>
      <w:trPr>
        <w:trHeight w:val="351" w:hRule="atLeast"/>
      </w:trPr>
      <w:tc>
        <w:tcPr>
          <w:tcW w:w="1185"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Normal"/>
            <w:widowControl/>
            <w:bidi w:val="0"/>
            <w:spacing w:before="0" w:after="120"/>
            <w:jc w:val="both"/>
            <w:rPr/>
          </w:pPr>
          <w:r>
            <w:rPr/>
          </w:r>
        </w:p>
      </w:tc>
      <w:tc>
        <w:tcPr>
          <w:tcW w:w="7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rFonts w:ascii="Times New Roman" w:hAnsi="Times New Roman"/>
              <w:sz w:val="20"/>
              <w:szCs w:val="20"/>
            </w:rPr>
          </w:pPr>
          <w:r>
            <w:rPr>
              <w:rFonts w:ascii="Times New Roman" w:hAnsi="Times New Roman"/>
              <w:sz w:val="20"/>
              <w:szCs w:val="20"/>
            </w:rPr>
            <w:t>1.rev.0</w:t>
          </w:r>
        </w:p>
      </w:tc>
      <w:tc>
        <w:tcPr>
          <w:tcW w:w="14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pPr>
          <w:r>
            <w:rPr/>
            <w:fldChar w:fldCharType="begin"/>
          </w:r>
          <w:r>
            <w:instrText> PAGE </w:instrText>
          </w:r>
          <w:r>
            <w:fldChar w:fldCharType="separate"/>
          </w:r>
          <w:r>
            <w:t>121</w:t>
          </w:r>
          <w:r>
            <w:fldChar w:fldCharType="end"/>
          </w:r>
        </w:p>
      </w:tc>
      <w:tc>
        <w:tcPr>
          <w:tcW w:w="35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vAlign w:val="center"/>
        </w:tcPr>
        <w:p>
          <w:pPr>
            <w:pStyle w:val="Textetableaux"/>
            <w:spacing w:before="40" w:after="40"/>
            <w:rPr>
              <w:sz w:val="20"/>
              <w:szCs w:val="20"/>
            </w:rPr>
          </w:pPr>
          <w:r>
            <w:rPr>
              <w:rFonts w:ascii="Times New Roman" w:hAnsi="Times New Roman"/>
              <w:sz w:val="20"/>
              <w:szCs w:val="20"/>
            </w:rPr>
            <w:t>21/04/2015</w:t>
          </w:r>
        </w:p>
      </w:tc>
      <w:tc>
        <w:tcPr>
          <w:tcW w:w="2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 w:type="dxa"/>
          </w:tcMar>
        </w:tcPr>
        <w:p>
          <w:pPr>
            <w:pStyle w:val="Normal"/>
            <w:widowControl/>
            <w:bidi w:val="0"/>
            <w:spacing w:before="0" w:after="120"/>
            <w:jc w:val="both"/>
            <w:rPr/>
          </w:pPr>
          <w:r>
            <w:rPr/>
          </w:r>
        </w:p>
      </w:tc>
    </w:tr>
  </w:tbl>
  <w:p>
    <w:pPr>
      <w:pStyle w:val="Header"/>
      <w:tabs>
        <w:tab w:val="center" w:pos="4536" w:leader="none"/>
        <w:tab w:val="right" w:pos="9072" w:leader="none"/>
      </w:tabs>
      <w:spacing w:before="0" w:after="12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432"/>
        </w:tabs>
        <w:ind w:left="680" w:hanging="680"/>
      </w:pPr>
      <w:rPr>
        <w:sz w:val="36"/>
        <w:i w:val="false"/>
        <w:b/>
      </w:rPr>
    </w:lvl>
    <w:lvl w:ilvl="1">
      <w:start w:val="1"/>
      <w:numFmt w:val="decimal"/>
      <w:lvlText w:val="%1.%2"/>
      <w:lvlJc w:val="left"/>
      <w:pPr>
        <w:tabs>
          <w:tab w:val="num" w:pos="576"/>
        </w:tabs>
        <w:ind w:left="576" w:hanging="576"/>
      </w:pPr>
      <w:rPr>
        <w:sz w:val="32"/>
        <w:i w:val="false"/>
        <w:b/>
        <w:szCs w:val="24"/>
      </w:rPr>
    </w:lvl>
    <w:lvl w:ilvl="2">
      <w:start w:val="1"/>
      <w:numFmt w:val="decimal"/>
      <w:lvlText w:val="%1.%2.%3"/>
      <w:lvlJc w:val="left"/>
      <w:pPr>
        <w:tabs>
          <w:tab w:val="num" w:pos="720"/>
        </w:tabs>
        <w:ind w:left="720" w:hanging="720"/>
      </w:pPr>
      <w:rPr>
        <w:sz w:val="28"/>
        <w:i w:val="false"/>
        <w:b w:val="false"/>
        <w:szCs w:val="24"/>
      </w:rPr>
    </w:lvl>
    <w:lvl w:ilvl="3">
      <w:start w:val="1"/>
      <w:numFmt w:val="decimal"/>
      <w:lvlText w:val="%1.%2.%3.%4"/>
      <w:lvlJc w:val="left"/>
      <w:pPr>
        <w:tabs>
          <w:tab w:val="num" w:pos="864"/>
        </w:tabs>
        <w:ind w:left="864" w:hanging="864"/>
      </w:pPr>
      <w:rPr>
        <w:smallCaps w:val="false"/>
        <w:caps w:val="false"/>
        <w:dstrike w:val="false"/>
        <w:strike w:val="false"/>
        <w:vertAlign w:val="baseline"/>
        <w:position w:val="0"/>
        <w:sz w:val="24"/>
        <w:sz w:val="24"/>
        <w:spacing w:val="0"/>
        <w:i w:val="false"/>
        <w:u w:val="none"/>
        <w:b w:val="false"/>
        <w:effect w:val="blinkBackground"/>
        <w:iCs w:val="false"/>
        <w:bCs w:val="false"/>
        <w:em w:val="none"/>
        <w:vanish w:val="false"/>
      </w:rPr>
    </w:lvl>
    <w:lvl w:ilvl="4">
      <w:start w:val="1"/>
      <w:numFmt w:val="decimal"/>
      <w:lvlText w:val="%1.%2.%3.%4.%5"/>
      <w:lvlJc w:val="left"/>
      <w:pPr>
        <w:tabs>
          <w:tab w:val="num" w:pos="1247"/>
        </w:tabs>
        <w:ind w:left="1247" w:hanging="1247"/>
      </w:pPr>
      <w:rPr>
        <w:smallCaps w:val="false"/>
        <w:caps w:val="false"/>
        <w:dstrike w:val="false"/>
        <w:strike w:val="false"/>
        <w:vertAlign w:val="baseline"/>
        <w:position w:val="0"/>
        <w:sz w:val="24"/>
        <w:sz w:val="24"/>
        <w:spacing w:val="0"/>
        <w:i w:val="false"/>
        <w:u w:val="none"/>
        <w:b w:val="false"/>
        <w:iCs w:val="false"/>
        <w:em w:val="none"/>
        <w:vanish w:val="false"/>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AD.%1"/>
      <w:lvlJc w:val="left"/>
      <w:pPr>
        <w:tabs>
          <w:tab w:val="num" w:pos="1080"/>
        </w:tabs>
        <w:ind w:left="720" w:hanging="360"/>
      </w:pPr>
      <w:rPr>
        <w:sz w:val="22"/>
        <w:i w:val="false"/>
        <w:b w:val="fals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decimal"/>
      <w:lvlText w:val="RD.%1"/>
      <w:lvlJc w:val="left"/>
      <w:pPr>
        <w:tabs>
          <w:tab w:val="num" w:pos="720"/>
        </w:tabs>
        <w:ind w:left="360" w:hanging="360"/>
      </w:pPr>
      <w:rPr>
        <w:sz w:val="22"/>
        <w:i w:val="false"/>
        <w:b w:val="false"/>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83" w:hanging="360"/>
      </w:pPr>
      <w:rPr>
        <w:rFonts w:ascii="Symbol" w:hAnsi="Symbol" w:cs="Symbol"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cs="Wingdings" w:hint="default"/>
      </w:rPr>
    </w:lvl>
    <w:lvl w:ilvl="3">
      <w:start w:val="1"/>
      <w:numFmt w:val="bullet"/>
      <w:lvlText w:val=""/>
      <w:lvlJc w:val="left"/>
      <w:pPr>
        <w:ind w:left="2943" w:hanging="360"/>
      </w:pPr>
      <w:rPr>
        <w:rFonts w:ascii="Symbol" w:hAnsi="Symbol" w:cs="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cs="Wingdings" w:hint="default"/>
      </w:rPr>
    </w:lvl>
    <w:lvl w:ilvl="6">
      <w:start w:val="1"/>
      <w:numFmt w:val="bullet"/>
      <w:lvlText w:val=""/>
      <w:lvlJc w:val="left"/>
      <w:pPr>
        <w:ind w:left="5103" w:hanging="360"/>
      </w:pPr>
      <w:rPr>
        <w:rFonts w:ascii="Symbol" w:hAnsi="Symbol" w:cs="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963" w:hanging="360"/>
      </w:pPr>
      <w:rPr>
        <w:rFonts w:ascii="Symbol" w:hAnsi="Symbol" w:cs="Symbol" w:hint="default"/>
      </w:rPr>
    </w:lvl>
    <w:lvl w:ilvl="1">
      <w:start w:val="1"/>
      <w:numFmt w:val="bullet"/>
      <w:lvlText w:val="o"/>
      <w:lvlJc w:val="left"/>
      <w:pPr>
        <w:ind w:left="1683" w:hanging="360"/>
      </w:pPr>
      <w:rPr>
        <w:rFonts w:ascii="Courier New" w:hAnsi="Courier New" w:cs="Courier New" w:hint="default"/>
      </w:rPr>
    </w:lvl>
    <w:lvl w:ilvl="2">
      <w:start w:val="1"/>
      <w:numFmt w:val="bullet"/>
      <w:lvlText w:val=""/>
      <w:lvlJc w:val="left"/>
      <w:pPr>
        <w:ind w:left="2403" w:hanging="360"/>
      </w:pPr>
      <w:rPr>
        <w:rFonts w:ascii="Wingdings" w:hAnsi="Wingdings" w:cs="Wingdings" w:hint="default"/>
      </w:rPr>
    </w:lvl>
    <w:lvl w:ilvl="3">
      <w:start w:val="1"/>
      <w:numFmt w:val="bullet"/>
      <w:lvlText w:val=""/>
      <w:lvlJc w:val="left"/>
      <w:pPr>
        <w:ind w:left="3123" w:hanging="360"/>
      </w:pPr>
      <w:rPr>
        <w:rFonts w:ascii="Symbol" w:hAnsi="Symbol" w:cs="Symbol" w:hint="default"/>
      </w:rPr>
    </w:lvl>
    <w:lvl w:ilvl="4">
      <w:start w:val="1"/>
      <w:numFmt w:val="bullet"/>
      <w:lvlText w:val="o"/>
      <w:lvlJc w:val="left"/>
      <w:pPr>
        <w:ind w:left="3843" w:hanging="360"/>
      </w:pPr>
      <w:rPr>
        <w:rFonts w:ascii="Courier New" w:hAnsi="Courier New" w:cs="Courier New" w:hint="default"/>
      </w:rPr>
    </w:lvl>
    <w:lvl w:ilvl="5">
      <w:start w:val="1"/>
      <w:numFmt w:val="bullet"/>
      <w:lvlText w:val=""/>
      <w:lvlJc w:val="left"/>
      <w:pPr>
        <w:ind w:left="4563" w:hanging="360"/>
      </w:pPr>
      <w:rPr>
        <w:rFonts w:ascii="Wingdings" w:hAnsi="Wingdings" w:cs="Wingdings" w:hint="default"/>
      </w:rPr>
    </w:lvl>
    <w:lvl w:ilvl="6">
      <w:start w:val="1"/>
      <w:numFmt w:val="bullet"/>
      <w:lvlText w:val=""/>
      <w:lvlJc w:val="left"/>
      <w:pPr>
        <w:ind w:left="5283" w:hanging="360"/>
      </w:pPr>
      <w:rPr>
        <w:rFonts w:ascii="Symbol" w:hAnsi="Symbol" w:cs="Symbol" w:hint="default"/>
      </w:rPr>
    </w:lvl>
    <w:lvl w:ilvl="7">
      <w:start w:val="1"/>
      <w:numFmt w:val="bullet"/>
      <w:lvlText w:val="o"/>
      <w:lvlJc w:val="left"/>
      <w:pPr>
        <w:ind w:left="6003" w:hanging="360"/>
      </w:pPr>
      <w:rPr>
        <w:rFonts w:ascii="Courier New" w:hAnsi="Courier New" w:cs="Courier New" w:hint="default"/>
      </w:rPr>
    </w:lvl>
    <w:lvl w:ilvl="8">
      <w:start w:val="1"/>
      <w:numFmt w:val="bullet"/>
      <w:lvlText w:val=""/>
      <w:lvlJc w:val="left"/>
      <w:pPr>
        <w:ind w:left="6723"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81" w:hanging="360"/>
      </w:pPr>
      <w:rPr>
        <w:rFonts w:ascii="Symbol" w:hAnsi="Symbol" w:cs="Symbol"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40"/>
  <w:trackRevisions/>
  <w:defaultTabStop w:val="720"/>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uiPriority="99"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99" w:semiHidden="1" w:unhideWhenUsed="1"/>
    <w:lsdException w:name="Block Text" w:semiHidden="1" w:unhideWhenUsed="1"/>
    <w:lsdException w:name="Hyperlink" w:uiPriority="99" w:semiHidden="1"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d4dc6"/>
    <w:pPr>
      <w:widowControl/>
      <w:suppressAutoHyphens w:val="true"/>
      <w:bidi w:val="0"/>
      <w:spacing w:before="0" w:after="120"/>
      <w:jc w:val="both"/>
    </w:pPr>
    <w:rPr>
      <w:rFonts w:ascii="Times New Roman" w:hAnsi="Times New Roman" w:eastAsia="Times New Roman" w:cs="Times New Roman"/>
      <w:color w:val="00000A"/>
      <w:sz w:val="24"/>
      <w:szCs w:val="24"/>
      <w:lang w:val="en-GB" w:eastAsia="en-US" w:bidi="ar-SA"/>
    </w:rPr>
  </w:style>
  <w:style w:type="paragraph" w:styleId="Heading1">
    <w:name w:val="Heading 1"/>
    <w:basedOn w:val="Heading"/>
    <w:next w:val="Normal"/>
    <w:qFormat/>
    <w:rsid w:val="0040073d"/>
    <w:pPr>
      <w:pageBreakBefore/>
      <w:widowControl w:val="false"/>
      <w:suppressAutoHyphens w:val="true"/>
      <w:bidi w:val="0"/>
      <w:spacing w:before="0" w:after="360"/>
      <w:jc w:val="left"/>
      <w:outlineLvl w:val="0"/>
    </w:pPr>
    <w:rPr>
      <w:rFonts w:ascii="Times New Roman" w:hAnsi="Times New Roman" w:eastAsia="Times New Roman" w:cs="Times New Roman"/>
      <w:bCs w:val="false"/>
      <w:color w:val="00000A"/>
      <w:sz w:val="24"/>
      <w:szCs w:val="48"/>
      <w:lang w:val="fr-FR" w:eastAsia="en-US" w:bidi="ar-SA"/>
    </w:rPr>
  </w:style>
  <w:style w:type="paragraph" w:styleId="Heading2">
    <w:name w:val="Heading 2"/>
    <w:basedOn w:val="Heading"/>
    <w:next w:val="Normal"/>
    <w:qFormat/>
    <w:rsid w:val="002d4dc6"/>
    <w:pPr>
      <w:keepNext/>
      <w:widowControl w:val="false"/>
      <w:suppressAutoHyphens w:val="true"/>
      <w:bidi w:val="0"/>
      <w:spacing w:before="240" w:after="360"/>
      <w:jc w:val="left"/>
      <w:outlineLvl w:val="1"/>
    </w:pPr>
    <w:rPr>
      <w:rFonts w:ascii="Times New Roman" w:hAnsi="Times New Roman" w:eastAsia="Times New Roman" w:cs="Times New Roman"/>
      <w:bCs w:val="false"/>
      <w:color w:val="006699"/>
      <w:sz w:val="32"/>
      <w:szCs w:val="36"/>
      <w:lang w:val="en-US" w:eastAsia="en-US" w:bidi="ar-SA"/>
    </w:rPr>
  </w:style>
  <w:style w:type="paragraph" w:styleId="Heading3">
    <w:name w:val="Heading 3"/>
    <w:basedOn w:val="Heading"/>
    <w:next w:val="Normal"/>
    <w:link w:val="Heading3Char"/>
    <w:qFormat/>
    <w:rsid w:val="00d1182b"/>
    <w:pPr>
      <w:keepNext/>
      <w:widowControl w:val="false"/>
      <w:suppressAutoHyphens w:val="true"/>
      <w:bidi w:val="0"/>
      <w:spacing w:before="240" w:after="240"/>
      <w:jc w:val="left"/>
      <w:outlineLvl w:val="2"/>
    </w:pPr>
    <w:rPr>
      <w:rFonts w:ascii="Times New Roman" w:hAnsi="Times New Roman" w:eastAsia="Times New Roman" w:cs="Times New Roman"/>
      <w:bCs w:val="false"/>
      <w:color w:val="800000"/>
      <w:sz w:val="28"/>
      <w:szCs w:val="27"/>
      <w:lang w:val="en-US" w:eastAsia="en-US" w:bidi="ar-SA"/>
    </w:rPr>
  </w:style>
  <w:style w:type="paragraph" w:styleId="Heading4">
    <w:name w:val="Heading 4"/>
    <w:basedOn w:val="Normal"/>
    <w:next w:val="Normal"/>
    <w:qFormat/>
    <w:rsid w:val="00d1182b"/>
    <w:pPr>
      <w:keepNext/>
      <w:spacing w:before="240" w:after="240"/>
      <w:outlineLvl w:val="3"/>
    </w:pPr>
    <w:rPr>
      <w:rFonts w:ascii="Arial" w:hAnsi="Arial"/>
      <w:b/>
      <w:bCs/>
      <w:szCs w:val="28"/>
      <w:lang w:eastAsia="fr-FR"/>
    </w:rPr>
  </w:style>
  <w:style w:type="paragraph" w:styleId="Heading5">
    <w:name w:val="Heading 5"/>
    <w:basedOn w:val="Normal"/>
    <w:next w:val="Normal"/>
    <w:qFormat/>
    <w:rsid w:val="0022065f"/>
    <w:pPr>
      <w:spacing w:before="240" w:after="240"/>
      <w:outlineLvl w:val="4"/>
    </w:pPr>
    <w:rPr>
      <w:rFonts w:ascii="Arial" w:hAnsi="Arial"/>
      <w:bCs/>
      <w:iCs/>
      <w:szCs w:val="26"/>
      <w:u w:val="single"/>
    </w:rPr>
  </w:style>
  <w:style w:type="paragraph" w:styleId="Heading6">
    <w:name w:val="Heading 6"/>
    <w:basedOn w:val="Heading5"/>
    <w:next w:val="Normal"/>
    <w:link w:val="Heading6Char"/>
    <w:qFormat/>
    <w:locked/>
    <w:rsid w:val="0022065f"/>
    <w:pPr>
      <w:keepNext/>
      <w:spacing w:before="240" w:after="120"/>
      <w:jc w:val="left"/>
      <w:outlineLvl w:val="5"/>
    </w:pPr>
    <w:rPr>
      <w:rFonts w:ascii="Arial Narrow" w:hAnsi="Arial Narrow"/>
      <w:bCs w:val="false"/>
      <w:i/>
      <w:iCs w:val="false"/>
      <w:color w:val="000080"/>
      <w:sz w:val="21"/>
      <w:szCs w:val="20"/>
      <w:lang w:val="en-US" w:eastAsia="fr-FR"/>
    </w:rPr>
  </w:style>
  <w:style w:type="paragraph" w:styleId="Heading7">
    <w:name w:val="Heading 7"/>
    <w:basedOn w:val="Heading5"/>
    <w:next w:val="Normal"/>
    <w:link w:val="Heading7Char"/>
    <w:qFormat/>
    <w:locked/>
    <w:rsid w:val="0022065f"/>
    <w:pPr>
      <w:keepNext/>
      <w:spacing w:before="240" w:after="120"/>
      <w:jc w:val="left"/>
      <w:outlineLvl w:val="6"/>
    </w:pPr>
    <w:rPr>
      <w:rFonts w:ascii="Arial Narrow" w:hAnsi="Arial Narrow"/>
      <w:bCs w:val="false"/>
      <w:i/>
      <w:iCs w:val="false"/>
      <w:color w:val="000080"/>
      <w:sz w:val="21"/>
      <w:szCs w:val="20"/>
      <w:lang w:val="en-US" w:eastAsia="fr-FR"/>
    </w:rPr>
  </w:style>
  <w:style w:type="paragraph" w:styleId="Heading8">
    <w:name w:val="Heading 8"/>
    <w:basedOn w:val="Heading5"/>
    <w:next w:val="Normal"/>
    <w:link w:val="Heading8Char"/>
    <w:qFormat/>
    <w:locked/>
    <w:rsid w:val="0022065f"/>
    <w:pPr>
      <w:keepNext/>
      <w:spacing w:before="240" w:after="120"/>
      <w:jc w:val="left"/>
      <w:outlineLvl w:val="7"/>
    </w:pPr>
    <w:rPr>
      <w:rFonts w:ascii="Arial Narrow" w:hAnsi="Arial Narrow"/>
      <w:bCs w:val="false"/>
      <w:i/>
      <w:iCs w:val="false"/>
      <w:color w:val="000080"/>
      <w:sz w:val="21"/>
      <w:szCs w:val="20"/>
      <w:lang w:val="en-US" w:eastAsia="fr-FR"/>
    </w:rPr>
  </w:style>
  <w:style w:type="paragraph" w:styleId="Heading9">
    <w:name w:val="Heading 9"/>
    <w:basedOn w:val="Heading5"/>
    <w:next w:val="Normal"/>
    <w:link w:val="Heading9Char"/>
    <w:qFormat/>
    <w:locked/>
    <w:rsid w:val="0022065f"/>
    <w:pPr>
      <w:keepNext/>
      <w:tabs>
        <w:tab w:val="left" w:pos="360" w:leader="none"/>
      </w:tabs>
      <w:spacing w:before="240" w:after="120"/>
      <w:jc w:val="left"/>
      <w:outlineLvl w:val="8"/>
    </w:pPr>
    <w:rPr>
      <w:rFonts w:ascii="Arial Narrow" w:hAnsi="Arial Narrow"/>
      <w:bCs w:val="false"/>
      <w:i/>
      <w:iCs w:val="false"/>
      <w:color w:val="000080"/>
      <w:sz w:val="21"/>
      <w:szCs w:val="20"/>
      <w:lang w:val="en-US" w:eastAsia="fr-FR"/>
    </w:rPr>
  </w:style>
  <w:style w:type="character" w:styleId="DefaultParagraphFont" w:default="1">
    <w:name w:val="Default Paragraph Font"/>
    <w:uiPriority w:val="1"/>
    <w:semiHidden/>
    <w:unhideWhenUsed/>
    <w:qFormat/>
    <w:rPr/>
  </w:style>
  <w:style w:type="character" w:styleId="Pagenumber">
    <w:name w:val="page number"/>
    <w:uiPriority w:val="99"/>
    <w:qFormat/>
    <w:rsid w:val="00c41f06"/>
    <w:rPr>
      <w:rFonts w:cs="Times New Roman"/>
    </w:rPr>
  </w:style>
  <w:style w:type="character" w:styleId="Greendim" w:customStyle="1">
    <w:name w:val="green_dim"/>
    <w:qFormat/>
    <w:rsid w:val="00fb5e83"/>
    <w:rPr>
      <w:rFonts w:cs="Times New Roman"/>
    </w:rPr>
  </w:style>
  <w:style w:type="character" w:styleId="Strong">
    <w:name w:val="Strong"/>
    <w:qFormat/>
    <w:rsid w:val="00fb5e83"/>
    <w:rPr>
      <w:rFonts w:cs="Times New Roman"/>
      <w:b/>
      <w:bCs/>
    </w:rPr>
  </w:style>
  <w:style w:type="character" w:styleId="InternetLink">
    <w:name w:val="Internet Link"/>
    <w:uiPriority w:val="99"/>
    <w:rsid w:val="00fb5e83"/>
    <w:rPr>
      <w:rFonts w:cs="Times New Roman"/>
      <w:color w:val="0000FF"/>
      <w:u w:val="single"/>
    </w:rPr>
  </w:style>
  <w:style w:type="character" w:styleId="Fineprint" w:customStyle="1">
    <w:name w:val="fineprint"/>
    <w:qFormat/>
    <w:rsid w:val="00fb5e83"/>
    <w:rPr>
      <w:rFonts w:cs="Times New Roman"/>
    </w:rPr>
  </w:style>
  <w:style w:type="character" w:styleId="FollowedHyperlink">
    <w:name w:val="FollowedHyperlink"/>
    <w:qFormat/>
    <w:rsid w:val="00474e5d"/>
    <w:rPr>
      <w:rFonts w:cs="Times New Roman"/>
      <w:color w:val="800080"/>
      <w:u w:val="single"/>
    </w:rPr>
  </w:style>
  <w:style w:type="character" w:styleId="Tx1" w:customStyle="1">
    <w:name w:val="tx1"/>
    <w:qFormat/>
    <w:rsid w:val="003c3090"/>
    <w:rPr>
      <w:color w:val="000000"/>
      <w:sz w:val="22"/>
    </w:rPr>
  </w:style>
  <w:style w:type="character" w:styleId="Textrecord" w:customStyle="1">
    <w:name w:val="textrecord"/>
    <w:qFormat/>
    <w:rsid w:val="00517309"/>
    <w:rPr>
      <w:rFonts w:cs="Times New Roman"/>
    </w:rPr>
  </w:style>
  <w:style w:type="character" w:styleId="Spelle" w:customStyle="1">
    <w:name w:val="spelle"/>
    <w:qFormat/>
    <w:rsid w:val="00517309"/>
    <w:rPr>
      <w:rFonts w:cs="Times New Roman"/>
    </w:rPr>
  </w:style>
  <w:style w:type="character" w:styleId="Style5" w:customStyle="1">
    <w:name w:val="style5"/>
    <w:qFormat/>
    <w:rsid w:val="00032246"/>
    <w:rPr>
      <w:rFonts w:cs="Times New Roman"/>
    </w:rPr>
  </w:style>
  <w:style w:type="character" w:styleId="Refpreview" w:customStyle="1">
    <w:name w:val="refpreview"/>
    <w:qFormat/>
    <w:rsid w:val="00032246"/>
    <w:rPr>
      <w:rFonts w:cs="Times New Roman"/>
    </w:rPr>
  </w:style>
  <w:style w:type="character" w:styleId="Textit" w:customStyle="1">
    <w:name w:val="textit"/>
    <w:qFormat/>
    <w:rsid w:val="00032246"/>
    <w:rPr>
      <w:rFonts w:cs="Times New Roman"/>
    </w:rPr>
  </w:style>
  <w:style w:type="character" w:styleId="BodyTextChar" w:customStyle="1">
    <w:name w:val="Body Text Char"/>
    <w:link w:val="BodyText"/>
    <w:qFormat/>
    <w:locked/>
    <w:rsid w:val="00f93dc5"/>
    <w:rPr>
      <w:rFonts w:ascii="Arial" w:hAnsi="Arial" w:cs="Times New Roman"/>
      <w:sz w:val="24"/>
      <w:szCs w:val="24"/>
      <w:lang w:val="en-US" w:eastAsia="en-US" w:bidi="ar-SA"/>
    </w:rPr>
  </w:style>
  <w:style w:type="character" w:styleId="NormalWebChar1" w:customStyle="1">
    <w:name w:val="Normal (Web) Char1"/>
    <w:link w:val="NormalWeb"/>
    <w:qFormat/>
    <w:locked/>
    <w:rsid w:val="00f93dc5"/>
    <w:rPr>
      <w:rFonts w:cs="Times New Roman"/>
      <w:sz w:val="24"/>
      <w:szCs w:val="24"/>
      <w:lang w:val="fr-FR" w:eastAsia="fr-FR" w:bidi="ar-SA"/>
    </w:rPr>
  </w:style>
  <w:style w:type="character" w:styleId="Annotationreference">
    <w:name w:val="annotation reference"/>
    <w:uiPriority w:val="99"/>
    <w:semiHidden/>
    <w:qFormat/>
    <w:rsid w:val="008b620e"/>
    <w:rPr>
      <w:rFonts w:cs="Times New Roman"/>
      <w:sz w:val="16"/>
      <w:szCs w:val="16"/>
    </w:rPr>
  </w:style>
  <w:style w:type="character" w:styleId="Applestylespan" w:customStyle="1">
    <w:name w:val="apple-style-span"/>
    <w:qFormat/>
    <w:rsid w:val="00b40b2b"/>
    <w:rPr>
      <w:rFonts w:cs="Times New Roman"/>
    </w:rPr>
  </w:style>
  <w:style w:type="character" w:styleId="Emphasis">
    <w:name w:val="Emphasis"/>
    <w:qFormat/>
    <w:rsid w:val="00443043"/>
    <w:rPr>
      <w:rFonts w:cs="Times New Roman"/>
      <w:i/>
      <w:iCs/>
    </w:rPr>
  </w:style>
  <w:style w:type="character" w:styleId="Footnotereference">
    <w:name w:val="footnote reference"/>
    <w:qFormat/>
    <w:rsid w:val="00734106"/>
    <w:rPr>
      <w:rFonts w:ascii="Times New Roman" w:hAnsi="Times New Roman" w:cs="Times New Roman"/>
      <w:sz w:val="20"/>
      <w:vertAlign w:val="superscript"/>
    </w:rPr>
  </w:style>
  <w:style w:type="character" w:styleId="Appleconvertedspace" w:customStyle="1">
    <w:name w:val="apple-converted-space"/>
    <w:qFormat/>
    <w:rsid w:val="004a57c0"/>
    <w:rPr>
      <w:rFonts w:cs="Times New Roman"/>
    </w:rPr>
  </w:style>
  <w:style w:type="character" w:styleId="NormalWebChar" w:customStyle="1">
    <w:name w:val="Normal (Web) Char"/>
    <w:qFormat/>
    <w:locked/>
    <w:rsid w:val="004a57c0"/>
    <w:rPr>
      <w:rFonts w:cs="Times New Roman"/>
      <w:sz w:val="24"/>
      <w:szCs w:val="24"/>
      <w:lang w:val="fr-FR" w:eastAsia="fr-FR" w:bidi="ar-SA"/>
    </w:rPr>
  </w:style>
  <w:style w:type="character" w:styleId="Title1" w:customStyle="1">
    <w:name w:val="Title1"/>
    <w:qFormat/>
    <w:rsid w:val="0041452d"/>
    <w:rPr>
      <w:rFonts w:cs="Times New Roman"/>
    </w:rPr>
  </w:style>
  <w:style w:type="character" w:styleId="Hithilite" w:customStyle="1">
    <w:name w:val="hithilite"/>
    <w:qFormat/>
    <w:rsid w:val="00de5f85"/>
    <w:rPr>
      <w:rFonts w:cs="Times New Roman"/>
    </w:rPr>
  </w:style>
  <w:style w:type="character" w:styleId="Databold" w:customStyle="1">
    <w:name w:val="data_bold"/>
    <w:qFormat/>
    <w:rsid w:val="00de5f85"/>
    <w:rPr>
      <w:rFonts w:cs="Times New Roman"/>
    </w:rPr>
  </w:style>
  <w:style w:type="character" w:styleId="CommentTextChar" w:customStyle="1">
    <w:name w:val="Comment Text Char"/>
    <w:link w:val="CommentText"/>
    <w:semiHidden/>
    <w:qFormat/>
    <w:rsid w:val="005d6ed9"/>
    <w:rPr>
      <w:lang w:val="en-GB" w:eastAsia="en-US"/>
    </w:rPr>
  </w:style>
  <w:style w:type="character" w:styleId="TableHeaderChar" w:customStyle="1">
    <w:name w:val="Table Header Char"/>
    <w:link w:val="TableHeader"/>
    <w:qFormat/>
    <w:locked/>
    <w:rsid w:val="00f55628"/>
    <w:rPr>
      <w:rFonts w:ascii="Calibri" w:hAnsi="Calibri" w:eastAsia="Calibri"/>
      <w:smallCaps/>
      <w:color w:val="17365D"/>
      <w:sz w:val="22"/>
      <w:szCs w:val="22"/>
      <w:lang w:val="en-GB" w:eastAsia="x-none"/>
    </w:rPr>
  </w:style>
  <w:style w:type="character" w:styleId="TableautexteCar" w:customStyle="1">
    <w:name w:val="Tableau texte Car"/>
    <w:link w:val="Tableautexte"/>
    <w:qFormat/>
    <w:locked/>
    <w:rsid w:val="00f55628"/>
    <w:rPr>
      <w:rFonts w:ascii="Times" w:hAnsi="Times" w:eastAsia="Calibri"/>
      <w:lang w:val="en-GB" w:eastAsia="fr-FR"/>
    </w:rPr>
  </w:style>
  <w:style w:type="character" w:styleId="SubtitleChar" w:customStyle="1">
    <w:name w:val="Subtitle Char"/>
    <w:link w:val="Subtitle"/>
    <w:qFormat/>
    <w:rsid w:val="00ff50f7"/>
    <w:rPr>
      <w:rFonts w:ascii="Cambria" w:hAnsi="Cambria" w:eastAsia="Times New Roman" w:cs="Times New Roman"/>
      <w:sz w:val="24"/>
      <w:szCs w:val="24"/>
      <w:lang w:val="en-GB" w:eastAsia="en-US"/>
    </w:rPr>
  </w:style>
  <w:style w:type="character" w:styleId="Heading6Char" w:customStyle="1">
    <w:name w:val="Heading 6 Char"/>
    <w:link w:val="Heading6"/>
    <w:qFormat/>
    <w:rsid w:val="0022065f"/>
    <w:rPr>
      <w:rFonts w:ascii="Arial Narrow" w:hAnsi="Arial Narrow"/>
      <w:i/>
      <w:color w:val="000080"/>
      <w:sz w:val="21"/>
      <w:u w:val="single"/>
      <w:lang w:eastAsia="fr-FR"/>
    </w:rPr>
  </w:style>
  <w:style w:type="character" w:styleId="Heading7Char" w:customStyle="1">
    <w:name w:val="Heading 7 Char"/>
    <w:link w:val="Heading7"/>
    <w:qFormat/>
    <w:rsid w:val="0022065f"/>
    <w:rPr>
      <w:rFonts w:ascii="Arial Narrow" w:hAnsi="Arial Narrow"/>
      <w:i/>
      <w:color w:val="000080"/>
      <w:sz w:val="21"/>
      <w:u w:val="single"/>
      <w:lang w:eastAsia="fr-FR"/>
    </w:rPr>
  </w:style>
  <w:style w:type="character" w:styleId="Heading8Char" w:customStyle="1">
    <w:name w:val="Heading 8 Char"/>
    <w:link w:val="Heading8"/>
    <w:qFormat/>
    <w:rsid w:val="0022065f"/>
    <w:rPr>
      <w:rFonts w:ascii="Arial Narrow" w:hAnsi="Arial Narrow"/>
      <w:i/>
      <w:color w:val="000080"/>
      <w:sz w:val="21"/>
      <w:u w:val="single"/>
      <w:lang w:eastAsia="fr-FR"/>
    </w:rPr>
  </w:style>
  <w:style w:type="character" w:styleId="Heading9Char" w:customStyle="1">
    <w:name w:val="Heading 9 Char"/>
    <w:link w:val="Heading9"/>
    <w:qFormat/>
    <w:rsid w:val="0022065f"/>
    <w:rPr>
      <w:rFonts w:ascii="Arial Narrow" w:hAnsi="Arial Narrow"/>
      <w:i/>
      <w:color w:val="000080"/>
      <w:sz w:val="21"/>
      <w:u w:val="single"/>
      <w:lang w:eastAsia="fr-FR"/>
    </w:rPr>
  </w:style>
  <w:style w:type="character" w:styleId="Hps" w:customStyle="1">
    <w:name w:val="hps"/>
    <w:qFormat/>
    <w:rsid w:val="00777db2"/>
    <w:rPr/>
  </w:style>
  <w:style w:type="character" w:styleId="CommentaireCar1" w:customStyle="1">
    <w:name w:val="Commentaire Car1"/>
    <w:uiPriority w:val="99"/>
    <w:semiHidden/>
    <w:qFormat/>
    <w:rsid w:val="00bc750e"/>
    <w:rPr>
      <w:lang w:val="fr-FR" w:eastAsia="zh-CN"/>
    </w:rPr>
  </w:style>
  <w:style w:type="character" w:styleId="CommentaireCar2" w:customStyle="1">
    <w:name w:val="Commentaire Car2"/>
    <w:uiPriority w:val="99"/>
    <w:semiHidden/>
    <w:qFormat/>
    <w:rsid w:val="00bf3bd1"/>
    <w:rPr>
      <w:lang w:eastAsia="ar-SA"/>
    </w:rPr>
  </w:style>
  <w:style w:type="character" w:styleId="WW8Num19z2" w:customStyle="1">
    <w:name w:val="WW8Num19z2"/>
    <w:qFormat/>
    <w:rsid w:val="00bf3bd1"/>
    <w:rPr>
      <w:rFonts w:ascii="Wingdings" w:hAnsi="Wingdings" w:cs="Wingdings"/>
    </w:rPr>
  </w:style>
  <w:style w:type="character" w:styleId="EndnoteTextChar" w:customStyle="1">
    <w:name w:val="Endnote Text Char"/>
    <w:link w:val="EndnoteText"/>
    <w:uiPriority w:val="99"/>
    <w:qFormat/>
    <w:rsid w:val="00bf3bd1"/>
    <w:rPr>
      <w:lang w:val="fr-FR" w:eastAsia="ar-SA"/>
    </w:rPr>
  </w:style>
  <w:style w:type="character" w:styleId="Marquedecommentaire2" w:customStyle="1">
    <w:name w:val="Marque de commentaire2"/>
    <w:qFormat/>
    <w:rsid w:val="00392c74"/>
    <w:rPr>
      <w:sz w:val="16"/>
      <w:szCs w:val="16"/>
    </w:rPr>
  </w:style>
  <w:style w:type="character" w:styleId="CommentReference1" w:customStyle="1">
    <w:name w:val="Comment Reference1"/>
    <w:qFormat/>
    <w:rsid w:val="00c677c1"/>
    <w:rPr>
      <w:rFonts w:cs="Times New Roman"/>
      <w:sz w:val="16"/>
      <w:szCs w:val="16"/>
    </w:rPr>
  </w:style>
  <w:style w:type="character" w:styleId="Caractresdenotedefin" w:customStyle="1">
    <w:name w:val="Caractères de note de fin"/>
    <w:qFormat/>
    <w:rsid w:val="00c677c1"/>
    <w:rPr>
      <w:vertAlign w:val="superscript"/>
    </w:rPr>
  </w:style>
  <w:style w:type="character" w:styleId="WW8Num38z2" w:customStyle="1">
    <w:name w:val="WW8Num38z2"/>
    <w:qFormat/>
    <w:rsid w:val="00447a00"/>
    <w:rPr>
      <w:rFonts w:ascii="Arial" w:hAnsi="Arial" w:cs="Arial"/>
      <w:b/>
      <w:i w:val="false"/>
      <w:sz w:val="28"/>
      <w:szCs w:val="24"/>
    </w:rPr>
  </w:style>
  <w:style w:type="character" w:styleId="WW8Num38z4" w:customStyle="1">
    <w:name w:val="WW8Num38z4"/>
    <w:qFormat/>
    <w:rsid w:val="00447a00"/>
    <w:rPr>
      <w:rFonts w:cs="Times New Roman"/>
      <w:b w:val="false"/>
      <w:i w:val="false"/>
      <w:iCs w:val="false"/>
      <w:caps w:val="false"/>
      <w:smallCaps w:val="false"/>
      <w:strike w:val="false"/>
      <w:dstrike w:val="false"/>
      <w:vanish w:val="false"/>
      <w:color w:val="000000"/>
      <w:spacing w:val="0"/>
      <w:position w:val="0"/>
      <w:sz w:val="24"/>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styleId="BookTitle">
    <w:name w:val="Book Title"/>
    <w:uiPriority w:val="33"/>
    <w:qFormat/>
    <w:rsid w:val="00cc617d"/>
    <w:rPr>
      <w:b/>
      <w:bCs/>
      <w:smallCaps/>
      <w:spacing w:val="5"/>
    </w:rPr>
  </w:style>
  <w:style w:type="character" w:styleId="Fieldcontent" w:customStyle="1">
    <w:name w:val="field-content"/>
    <w:qFormat/>
    <w:rsid w:val="005e4ab7"/>
    <w:rPr/>
  </w:style>
  <w:style w:type="character" w:styleId="Bold" w:customStyle="1">
    <w:name w:val="bold"/>
    <w:qFormat/>
    <w:rsid w:val="00744f89"/>
    <w:rPr/>
  </w:style>
  <w:style w:type="character" w:styleId="FootnoteCharacters" w:customStyle="1">
    <w:name w:val="Footnote Characters"/>
    <w:qFormat/>
    <w:rsid w:val="0036239a"/>
    <w:rPr/>
  </w:style>
  <w:style w:type="character" w:styleId="Heading3Char" w:customStyle="1">
    <w:name w:val="Heading 3 Char"/>
    <w:link w:val="Heading3"/>
    <w:qFormat/>
    <w:rsid w:val="00d1182b"/>
    <w:rPr>
      <w:rFonts w:ascii="Arial" w:hAnsi="Arial" w:cs="Arial"/>
      <w:b/>
      <w:color w:val="800000"/>
      <w:sz w:val="28"/>
      <w:szCs w:val="27"/>
      <w:lang w:val="en-GB" w:eastAsia="fr-FR"/>
    </w:rPr>
  </w:style>
  <w:style w:type="character" w:styleId="FootnoteTextChar" w:customStyle="1">
    <w:name w:val="Footnote Text Char"/>
    <w:link w:val="FootnoteText"/>
    <w:qFormat/>
    <w:rsid w:val="006838f6"/>
    <w:rPr>
      <w:szCs w:val="24"/>
      <w:lang w:eastAsia="de-DE"/>
    </w:rPr>
  </w:style>
  <w:style w:type="character" w:styleId="Pbtocarticletitle" w:customStyle="1">
    <w:name w:val="pb_toc_article_title"/>
    <w:qFormat/>
    <w:rsid w:val="00c4200b"/>
    <w:rPr/>
  </w:style>
  <w:style w:type="character" w:styleId="Pbtocauthors" w:customStyle="1">
    <w:name w:val="pb_toc_authors"/>
    <w:qFormat/>
    <w:rsid w:val="00c4200b"/>
    <w:rPr/>
  </w:style>
  <w:style w:type="character" w:styleId="Pbtocpages" w:customStyle="1">
    <w:name w:val="pb_toc_pages"/>
    <w:qFormat/>
    <w:rsid w:val="00c4200b"/>
    <w:rPr/>
  </w:style>
  <w:style w:type="character" w:styleId="Pbtoclink" w:customStyle="1">
    <w:name w:val="pb_toc_link"/>
    <w:qFormat/>
    <w:rsid w:val="00c4200b"/>
    <w:rPr/>
  </w:style>
  <w:style w:type="character" w:styleId="Pbtocsubtitle" w:customStyle="1">
    <w:name w:val="pb_toc_sub_title"/>
    <w:qFormat/>
    <w:rsid w:val="00c4200b"/>
    <w:rPr/>
  </w:style>
  <w:style w:type="character" w:styleId="Pbtoceditor" w:customStyle="1">
    <w:name w:val="pb_toc_editor"/>
    <w:qFormat/>
    <w:rsid w:val="00c4200b"/>
    <w:rPr/>
  </w:style>
  <w:style w:type="character" w:styleId="NOTEChar" w:customStyle="1">
    <w:name w:val="NOTE Char"/>
    <w:link w:val="NOTE"/>
    <w:qFormat/>
    <w:rsid w:val="00716a06"/>
    <w:rPr>
      <w:rFonts w:ascii="Palatino Linotype" w:hAnsi="Palatino Linotype"/>
      <w:szCs w:val="22"/>
      <w:lang w:val="en-GB" w:eastAsia="en-GB"/>
    </w:rPr>
  </w:style>
  <w:style w:type="character" w:styleId="NOTEbulChar" w:customStyle="1">
    <w:name w:val="NOTE:bul Char"/>
    <w:link w:val="NOTEbul"/>
    <w:qFormat/>
    <w:rsid w:val="00716a06"/>
    <w:rPr>
      <w:rFonts w:ascii="Palatino Linotype" w:hAnsi="Palatino Linotype"/>
      <w:szCs w:val="22"/>
      <w:lang w:val="en-GB" w:eastAsia="en-GB"/>
    </w:rPr>
  </w:style>
  <w:style w:type="character" w:styleId="NOTEnumberedChar" w:customStyle="1">
    <w:name w:val="NOTE:numbered Char"/>
    <w:link w:val="NOTEnumbered"/>
    <w:qFormat/>
    <w:rsid w:val="00f92631"/>
    <w:rPr>
      <w:rFonts w:ascii="Palatino Linotype" w:hAnsi="Palatino Linotype"/>
      <w:szCs w:val="22"/>
      <w:lang w:eastAsia="en-GB"/>
    </w:rPr>
  </w:style>
  <w:style w:type="character" w:styleId="ParagraphChar" w:customStyle="1">
    <w:name w:val="paragraph Char"/>
    <w:link w:val="paragraph"/>
    <w:qFormat/>
    <w:rsid w:val="00716622"/>
    <w:rPr>
      <w:rFonts w:ascii="Palatino Linotype" w:hAnsi="Palatino Linotype"/>
      <w:szCs w:val="22"/>
      <w:lang w:val="en-GB" w:eastAsia="en-GB"/>
    </w:rPr>
  </w:style>
  <w:style w:type="character" w:styleId="LienInternet" w:customStyle="1">
    <w:name w:val="Lien Internet"/>
    <w:basedOn w:val="DefaultParagraphFont"/>
    <w:qFormat/>
    <w:rsid w:val="0037049a"/>
    <w:rPr>
      <w:color w:val="0000FF"/>
      <w:u w:val="single"/>
      <w:lang w:val="fr-FR" w:eastAsia="fr-FR" w:bidi="fr-FR"/>
    </w:rPr>
  </w:style>
  <w:style w:type="character" w:styleId="HTMLPreformattedChar" w:customStyle="1">
    <w:name w:val="HTML Preformatted Char"/>
    <w:basedOn w:val="DefaultParagraphFont"/>
    <w:link w:val="HTMLPreformatted"/>
    <w:uiPriority w:val="99"/>
    <w:qFormat/>
    <w:rsid w:val="0022495b"/>
    <w:rPr>
      <w:rFonts w:ascii="Courier New" w:hAnsi="Courier New" w:cs="Courier New"/>
      <w:color w:val="000000"/>
      <w:lang w:val="fr-FR" w:eastAsia="fr-FR"/>
    </w:rPr>
  </w:style>
  <w:style w:type="character" w:styleId="SourceText" w:customStyle="1">
    <w:name w:val="Source Text"/>
    <w:qFormat/>
    <w:rsid w:val="002c1782"/>
    <w:rPr>
      <w:rFonts w:ascii="Liberation Mono" w:hAnsi="Liberation Mono" w:eastAsia="Droid Sans Fallback" w:cs="Liberation Mono"/>
    </w:rPr>
  </w:style>
  <w:style w:type="character" w:styleId="ListLabel1">
    <w:name w:val="ListLabel 1"/>
    <w:qFormat/>
    <w:rPr>
      <w:b/>
      <w:i w:val="false"/>
      <w:sz w:val="36"/>
    </w:rPr>
  </w:style>
  <w:style w:type="character" w:styleId="ListLabel2">
    <w:name w:val="ListLabel 2"/>
    <w:qFormat/>
    <w:rPr>
      <w:b/>
      <w:i w:val="false"/>
      <w:color w:val="006699"/>
      <w:sz w:val="32"/>
      <w:szCs w:val="24"/>
    </w:rPr>
  </w:style>
  <w:style w:type="character" w:styleId="ListLabel3">
    <w:name w:val="ListLabel 3"/>
    <w:qFormat/>
    <w:rPr>
      <w:b w:val="false"/>
      <w:i w:val="false"/>
      <w:sz w:val="28"/>
      <w:szCs w:val="24"/>
    </w:rPr>
  </w:style>
  <w:style w:type="character" w:styleId="ListLabel4">
    <w:name w:val="ListLabel 4"/>
    <w:qFormat/>
    <w:rPr>
      <w:rFonts w:cs="Times New Roman"/>
      <w:b w:val="false"/>
      <w:bCs w:val="false"/>
      <w:i w:val="false"/>
      <w:iCs w:val="false"/>
      <w:caps w:val="false"/>
      <w:smallCaps w:val="false"/>
      <w:strike w:val="false"/>
      <w:dstrike w:val="false"/>
      <w:vanish w:val="false"/>
      <w:color w:val="000000"/>
      <w:spacing w:val="0"/>
      <w:position w:val="0"/>
      <w:sz w:val="24"/>
      <w:sz w:val="24"/>
      <w:u w:val="none"/>
      <w:effect w:val="blinkBackground"/>
      <w:vertAlign w:val="baseline"/>
      <w:em w:val="none"/>
    </w:rPr>
  </w:style>
  <w:style w:type="character" w:styleId="ListLabel5">
    <w:name w:val="ListLabel 5"/>
    <w:qFormat/>
    <w:rPr>
      <w:rFonts w:cs="Times New Roman"/>
      <w:b w:val="false"/>
      <w:i w:val="false"/>
      <w:iCs w:val="false"/>
      <w:caps w:val="false"/>
      <w:smallCaps w:val="false"/>
      <w:strike w:val="false"/>
      <w:dstrike w:val="false"/>
      <w:vanish w:val="false"/>
      <w:color w:val="000000"/>
      <w:spacing w:val="0"/>
      <w:position w:val="0"/>
      <w:sz w:val="24"/>
      <w:sz w:val="24"/>
      <w:u w:val="none"/>
      <w:vertAlign w:val="baseline"/>
      <w:em w:val="none"/>
    </w:rPr>
  </w:style>
  <w:style w:type="character" w:styleId="ListLabel6">
    <w:name w:val="ListLabel 6"/>
    <w:qFormat/>
    <w:rPr>
      <w:rFonts w:cs="Times New Roman"/>
    </w:rPr>
  </w:style>
  <w:style w:type="character" w:styleId="ListLabel7">
    <w:name w:val="ListLabel 7"/>
    <w:qFormat/>
    <w:rPr>
      <w:sz w:val="22"/>
    </w:rPr>
  </w:style>
  <w:style w:type="character" w:styleId="ListLabel8">
    <w:name w:val="ListLabel 8"/>
    <w:qFormat/>
    <w:rPr>
      <w:i w:val="false"/>
      <w:color w:val="00000A"/>
    </w:rPr>
  </w:style>
  <w:style w:type="character" w:styleId="ListLabel9">
    <w:name w:val="ListLabel 9"/>
    <w:qFormat/>
    <w:rPr>
      <w:rFonts w:cs="Times New Roman"/>
      <w:sz w:val="24"/>
    </w:rPr>
  </w:style>
  <w:style w:type="character" w:styleId="ListLabel10">
    <w:name w:val="ListLabel 10"/>
    <w:qFormat/>
    <w:rPr>
      <w:color w:val="008080"/>
    </w:rPr>
  </w:style>
  <w:style w:type="character" w:styleId="ListLabel11">
    <w:name w:val="ListLabel 11"/>
    <w:qFormat/>
    <w:rPr>
      <w:rFonts w:ascii="Calibri" w:hAnsi="Calibri"/>
      <w:b w:val="false"/>
      <w:i w:val="false"/>
      <w:color w:val="00000A"/>
      <w:sz w:val="22"/>
    </w:rPr>
  </w:style>
  <w:style w:type="character" w:styleId="ListLabel12">
    <w:name w:val="ListLabel 12"/>
    <w:qFormat/>
    <w:rPr>
      <w:color w:val="008080"/>
      <w:sz w:val="20"/>
    </w:rPr>
  </w:style>
  <w:style w:type="character" w:styleId="ListLabel13">
    <w:name w:val="ListLabel 13"/>
    <w:qFormat/>
    <w:rPr>
      <w:color w:val="00000A"/>
    </w:rPr>
  </w:style>
  <w:style w:type="character" w:styleId="ListLabel14">
    <w:name w:val="ListLabel 14"/>
    <w:qFormat/>
    <w:rPr>
      <w:color w:val="008080"/>
      <w:sz w:val="14"/>
    </w:rPr>
  </w:style>
  <w:style w:type="character" w:styleId="ListLabel15">
    <w:name w:val="ListLabel 15"/>
    <w:qFormat/>
    <w:rPr>
      <w:rFonts w:eastAsia="Times New Roman" w:cs="Times New Roman"/>
    </w:rPr>
  </w:style>
  <w:style w:type="character" w:styleId="ListLabel16">
    <w:name w:val="ListLabel 16"/>
    <w:qFormat/>
    <w:rPr>
      <w:sz w:val="20"/>
    </w:rPr>
  </w:style>
  <w:style w:type="character" w:styleId="ListLabel17">
    <w:name w:val="ListLabel 17"/>
    <w:qFormat/>
    <w:rPr>
      <w:rFonts w:cs="Courier New"/>
    </w:rPr>
  </w:style>
  <w:style w:type="character" w:styleId="ListLabel18">
    <w:name w:val="ListLabel 18"/>
    <w:qFormat/>
    <w:rPr>
      <w:sz w:val="16"/>
    </w:rPr>
  </w:style>
  <w:style w:type="character" w:styleId="ListLabel19">
    <w:name w:val="ListLabel 19"/>
    <w:qFormat/>
    <w:rPr>
      <w:rFonts w:cs="Symbol"/>
    </w:rPr>
  </w:style>
  <w:style w:type="character" w:styleId="ListLabel20">
    <w:name w:val="ListLabel 20"/>
    <w:qFormat/>
    <w:rPr>
      <w:rFonts w:cs="Wingdings"/>
    </w:rPr>
  </w:style>
  <w:style w:type="character" w:styleId="ListLabel21">
    <w:name w:val="ListLabel 21"/>
    <w:qFormat/>
    <w:rPr>
      <w:rFonts w:cs="Symbol"/>
      <w:color w:val="00000A"/>
    </w:rPr>
  </w:style>
  <w:style w:type="character" w:styleId="ListLabel22">
    <w:name w:val="ListLabel 22"/>
    <w:qFormat/>
    <w:rPr>
      <w:rFonts w:cs="OpenSymbol"/>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23">
    <w:name w:val="ListLabel 23"/>
    <w:qFormat/>
    <w:rPr>
      <w:b/>
      <w:i w:val="false"/>
      <w:sz w:val="36"/>
    </w:rPr>
  </w:style>
  <w:style w:type="character" w:styleId="ListLabel24">
    <w:name w:val="ListLabel 24"/>
    <w:qFormat/>
    <w:rPr>
      <w:b/>
      <w:i w:val="false"/>
      <w:sz w:val="32"/>
      <w:szCs w:val="24"/>
    </w:rPr>
  </w:style>
  <w:style w:type="character" w:styleId="ListLabel25">
    <w:name w:val="ListLabel 25"/>
    <w:qFormat/>
    <w:rPr>
      <w:b w:val="false"/>
      <w:i w:val="false"/>
      <w:sz w:val="28"/>
      <w:szCs w:val="24"/>
    </w:rPr>
  </w:style>
  <w:style w:type="character" w:styleId="ListLabel26">
    <w:name w:val="ListLabel 26"/>
    <w:qFormat/>
    <w:rPr>
      <w:b w:val="false"/>
      <w:bCs w:val="false"/>
      <w:i w:val="false"/>
      <w:iCs w:val="false"/>
      <w:caps w:val="false"/>
      <w:smallCaps w:val="false"/>
      <w:strike w:val="false"/>
      <w:dstrike w:val="false"/>
      <w:vanish w:val="false"/>
      <w:spacing w:val="0"/>
      <w:position w:val="0"/>
      <w:sz w:val="24"/>
      <w:sz w:val="24"/>
      <w:u w:val="none"/>
      <w:effect w:val="blinkBackground"/>
      <w:vertAlign w:val="baseline"/>
      <w:em w:val="none"/>
    </w:rPr>
  </w:style>
  <w:style w:type="character" w:styleId="ListLabel27">
    <w:name w:val="ListLabel 27"/>
    <w:qFormat/>
    <w:rPr>
      <w:b w:val="false"/>
      <w:i w:val="false"/>
      <w:iCs w:val="false"/>
      <w:caps w:val="false"/>
      <w:smallCaps w:val="false"/>
      <w:strike w:val="false"/>
      <w:dstrike w:val="false"/>
      <w:vanish w:val="false"/>
      <w:spacing w:val="0"/>
      <w:position w:val="0"/>
      <w:sz w:val="24"/>
      <w:sz w:val="24"/>
      <w:u w:val="none"/>
      <w:vertAlign w:val="baseline"/>
      <w:em w:val="none"/>
    </w:rPr>
  </w:style>
  <w:style w:type="character" w:styleId="ListLabel28">
    <w:name w:val="ListLabel 28"/>
    <w:qFormat/>
    <w:rPr>
      <w:rFonts w:cs="Symbol"/>
      <w:sz w:val="22"/>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ascii="Calibri" w:hAnsi="Calibri"/>
      <w:b w:val="false"/>
      <w:i w:val="false"/>
      <w:sz w:val="22"/>
    </w:rPr>
  </w:style>
  <w:style w:type="character" w:styleId="ListLabel33">
    <w:name w:val="ListLabel 33"/>
    <w:qFormat/>
    <w:rPr>
      <w:rFonts w:cs="Symbol"/>
      <w:sz w:val="20"/>
    </w:rPr>
  </w:style>
  <w:style w:type="character" w:styleId="ListLabel34">
    <w:name w:val="ListLabel 34"/>
    <w:qFormat/>
    <w:rPr>
      <w:rFonts w:cs="Courier New"/>
      <w:sz w:val="20"/>
    </w:rPr>
  </w:style>
  <w:style w:type="character" w:styleId="ListLabel35">
    <w:name w:val="ListLabel 35"/>
    <w:qFormat/>
    <w:rPr>
      <w:rFonts w:cs="Wingdings"/>
      <w:sz w:val="20"/>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w:cs="Noto Sans"/>
      <w:sz w:val="28"/>
      <w:szCs w:val="28"/>
    </w:rPr>
  </w:style>
  <w:style w:type="paragraph" w:styleId="TextBody">
    <w:name w:val="Text Body"/>
    <w:link w:val="BodyTextChar"/>
    <w:rsid w:val="00f93dc5"/>
    <w:pPr>
      <w:widowControl w:val="false"/>
      <w:suppressAutoHyphens w:val="true"/>
      <w:spacing w:before="180" w:after="180"/>
    </w:pPr>
    <w:rPr>
      <w:rFonts w:cs="Times New Roman" w:ascii="Times New Roman" w:hAnsi="Times New Roman" w:eastAsia="Times New Roman"/>
      <w:color w:val="00000A"/>
      <w:sz w:val="24"/>
      <w:szCs w:val="20"/>
      <w:lang w:val="en-US" w:eastAsia="en-US" w:bidi="ar-SA"/>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rsid w:val="00c41f06"/>
    <w:pPr>
      <w:tabs>
        <w:tab w:val="center" w:pos="4536" w:leader="none"/>
        <w:tab w:val="right" w:pos="9072" w:leader="none"/>
      </w:tabs>
    </w:pPr>
    <w:rPr/>
  </w:style>
  <w:style w:type="paragraph" w:styleId="Footer">
    <w:name w:val="Footer"/>
    <w:basedOn w:val="Normal"/>
    <w:rsid w:val="00c41f06"/>
    <w:pPr>
      <w:tabs>
        <w:tab w:val="center" w:pos="4536" w:leader="none"/>
        <w:tab w:val="right" w:pos="9072" w:leader="none"/>
      </w:tabs>
    </w:pPr>
    <w:rPr/>
  </w:style>
  <w:style w:type="paragraph" w:styleId="Default" w:customStyle="1">
    <w:name w:val="Default"/>
    <w:qFormat/>
    <w:rsid w:val="00706b6b"/>
    <w:pPr>
      <w:widowControl/>
      <w:suppressAutoHyphens w:val="true"/>
      <w:bidi w:val="0"/>
      <w:jc w:val="left"/>
    </w:pPr>
    <w:rPr>
      <w:rFonts w:ascii="Arial" w:hAnsi="Arial" w:eastAsia="Times New Roman" w:cs="Arial"/>
      <w:color w:val="000000"/>
      <w:sz w:val="24"/>
      <w:szCs w:val="24"/>
      <w:lang w:val="fr-FR" w:eastAsia="fr-FR" w:bidi="ar-SA"/>
    </w:rPr>
  </w:style>
  <w:style w:type="paragraph" w:styleId="NormalWeb">
    <w:name w:val="Normal (Web)"/>
    <w:basedOn w:val="Normal"/>
    <w:link w:val="NormalWebChar1"/>
    <w:uiPriority w:val="99"/>
    <w:qFormat/>
    <w:rsid w:val="00fb5e83"/>
    <w:pPr>
      <w:spacing w:beforeAutospacing="1" w:afterAutospacing="1"/>
    </w:pPr>
    <w:rPr>
      <w:lang w:val="fr-FR" w:eastAsia="fr-FR"/>
    </w:rPr>
  </w:style>
  <w:style w:type="paragraph" w:styleId="ECV1" w:customStyle="1">
    <w:name w:val="ECV1"/>
    <w:basedOn w:val="Normal"/>
    <w:qFormat/>
    <w:rsid w:val="005d3d52"/>
    <w:pPr>
      <w:pBdr>
        <w:bottom w:val="single" w:sz="2" w:space="1" w:color="00000A"/>
      </w:pBdr>
    </w:pPr>
    <w:rPr>
      <w:rFonts w:ascii="Arial" w:hAnsi="Arial" w:cs="Arial"/>
      <w:b/>
      <w:bCs/>
      <w:color w:val="000000"/>
      <w:sz w:val="36"/>
      <w:szCs w:val="36"/>
      <w:lang w:eastAsia="fr-FR"/>
    </w:rPr>
  </w:style>
  <w:style w:type="paragraph" w:styleId="ECV2" w:customStyle="1">
    <w:name w:val="ECV2"/>
    <w:basedOn w:val="Normal"/>
    <w:qFormat/>
    <w:rsid w:val="005d3d52"/>
    <w:pPr/>
    <w:rPr>
      <w:rFonts w:ascii="Arial" w:hAnsi="Arial" w:cs="Arial"/>
      <w:b/>
      <w:bCs/>
      <w:color w:val="00659B"/>
      <w:sz w:val="28"/>
      <w:szCs w:val="28"/>
      <w:lang w:eastAsia="fr-FR"/>
    </w:rPr>
  </w:style>
  <w:style w:type="paragraph" w:styleId="ECV3" w:customStyle="1">
    <w:name w:val="ECV3"/>
    <w:basedOn w:val="Normal"/>
    <w:qFormat/>
    <w:rsid w:val="005d3d52"/>
    <w:pPr/>
    <w:rPr>
      <w:rFonts w:ascii="Arial" w:hAnsi="Arial" w:cs="Arial"/>
      <w:b/>
      <w:bCs/>
      <w:color w:val="810000"/>
      <w:sz w:val="22"/>
      <w:szCs w:val="22"/>
      <w:lang w:eastAsia="fr-FR"/>
    </w:rPr>
  </w:style>
  <w:style w:type="paragraph" w:styleId="Normal1" w:customStyle="1">
    <w:name w:val="Normal+1"/>
    <w:basedOn w:val="Default"/>
    <w:next w:val="Default"/>
    <w:qFormat/>
    <w:rsid w:val="00d73d60"/>
    <w:pPr/>
    <w:rPr>
      <w:rFonts w:cs="Times New Roman"/>
      <w:color w:val="00000A"/>
    </w:rPr>
  </w:style>
  <w:style w:type="paragraph" w:styleId="Hdr1" w:customStyle="1">
    <w:name w:val="hdr1"/>
    <w:basedOn w:val="Normal"/>
    <w:qFormat/>
    <w:rsid w:val="00032246"/>
    <w:pPr>
      <w:spacing w:beforeAutospacing="1" w:afterAutospacing="1"/>
    </w:pPr>
    <w:rPr>
      <w:lang w:val="fr-FR" w:eastAsia="fr-FR"/>
    </w:rPr>
  </w:style>
  <w:style w:type="paragraph" w:styleId="Spip" w:customStyle="1">
    <w:name w:val="spip"/>
    <w:basedOn w:val="Normal"/>
    <w:qFormat/>
    <w:rsid w:val="003a4e1d"/>
    <w:pPr>
      <w:spacing w:beforeAutospacing="1" w:afterAutospacing="1"/>
    </w:pPr>
    <w:rPr>
      <w:lang w:eastAsia="en-GB"/>
    </w:rPr>
  </w:style>
  <w:style w:type="paragraph" w:styleId="FigureCaption" w:customStyle="1">
    <w:name w:val="Figure Caption"/>
    <w:basedOn w:val="Normal"/>
    <w:qFormat/>
    <w:rsid w:val="00f93dc5"/>
    <w:pPr/>
    <w:rPr>
      <w:sz w:val="16"/>
      <w:szCs w:val="16"/>
      <w:lang w:val="en-US"/>
    </w:rPr>
  </w:style>
  <w:style w:type="paragraph" w:styleId="DocumentMap">
    <w:name w:val="Document Map"/>
    <w:basedOn w:val="Normal"/>
    <w:semiHidden/>
    <w:qFormat/>
    <w:rsid w:val="008e5f1b"/>
    <w:pPr>
      <w:shd w:val="clear" w:color="auto" w:fill="000080"/>
    </w:pPr>
    <w:rPr>
      <w:rFonts w:ascii="Tahoma" w:hAnsi="Tahoma" w:cs="Tahoma"/>
      <w:sz w:val="20"/>
      <w:szCs w:val="20"/>
    </w:rPr>
  </w:style>
  <w:style w:type="paragraph" w:styleId="Contents1">
    <w:name w:val="Contents 1"/>
    <w:basedOn w:val="Normal"/>
    <w:next w:val="Normal"/>
    <w:autoRedefine/>
    <w:uiPriority w:val="39"/>
    <w:rsid w:val="00f45c6e"/>
    <w:pPr/>
    <w:rPr/>
  </w:style>
  <w:style w:type="paragraph" w:styleId="Contents2">
    <w:name w:val="Contents 2"/>
    <w:basedOn w:val="Normal"/>
    <w:next w:val="Normal"/>
    <w:autoRedefine/>
    <w:uiPriority w:val="39"/>
    <w:rsid w:val="008e5f1b"/>
    <w:pPr>
      <w:ind w:left="240" w:hanging="0"/>
    </w:pPr>
    <w:rPr/>
  </w:style>
  <w:style w:type="paragraph" w:styleId="Contents3">
    <w:name w:val="Contents 3"/>
    <w:basedOn w:val="Normal"/>
    <w:next w:val="Normal"/>
    <w:autoRedefine/>
    <w:uiPriority w:val="39"/>
    <w:rsid w:val="008e5f1b"/>
    <w:pPr>
      <w:ind w:left="480" w:hanging="0"/>
    </w:pPr>
    <w:rPr/>
  </w:style>
  <w:style w:type="paragraph" w:styleId="TextBodyIndent">
    <w:name w:val="Text Body Indent"/>
    <w:basedOn w:val="Normal"/>
    <w:rsid w:val="00660695"/>
    <w:pPr>
      <w:ind w:left="283" w:hanging="0"/>
    </w:pPr>
    <w:rPr/>
  </w:style>
  <w:style w:type="paragraph" w:styleId="BodyTextIndent2">
    <w:name w:val="Body Text Indent 2"/>
    <w:basedOn w:val="Normal"/>
    <w:qFormat/>
    <w:rsid w:val="00996446"/>
    <w:pPr>
      <w:spacing w:lineRule="auto" w:line="480"/>
      <w:ind w:left="283" w:hanging="0"/>
    </w:pPr>
    <w:rPr/>
  </w:style>
  <w:style w:type="paragraph" w:styleId="BodyTextIndent3">
    <w:name w:val="Body Text Indent 3"/>
    <w:basedOn w:val="Normal"/>
    <w:uiPriority w:val="99"/>
    <w:qFormat/>
    <w:rsid w:val="00996446"/>
    <w:pPr>
      <w:ind w:left="283" w:hanging="0"/>
    </w:pPr>
    <w:rPr>
      <w:sz w:val="16"/>
      <w:szCs w:val="16"/>
    </w:rPr>
  </w:style>
  <w:style w:type="paragraph" w:styleId="Caption1">
    <w:name w:val="caption"/>
    <w:basedOn w:val="Normal"/>
    <w:next w:val="Normal"/>
    <w:qFormat/>
    <w:rsid w:val="002c719a"/>
    <w:pPr>
      <w:spacing w:before="120" w:after="120"/>
      <w:jc w:val="center"/>
    </w:pPr>
    <w:rPr>
      <w:bCs/>
      <w:color w:val="365F91"/>
      <w:sz w:val="20"/>
      <w:szCs w:val="20"/>
      <w:lang w:val="fr-FR" w:eastAsia="fr-FR"/>
    </w:rPr>
  </w:style>
  <w:style w:type="paragraph" w:styleId="Annotationtext">
    <w:name w:val="annotation text"/>
    <w:basedOn w:val="Normal"/>
    <w:link w:val="CommentTextChar"/>
    <w:semiHidden/>
    <w:qFormat/>
    <w:rsid w:val="008b620e"/>
    <w:pPr/>
    <w:rPr>
      <w:sz w:val="20"/>
      <w:szCs w:val="20"/>
    </w:rPr>
  </w:style>
  <w:style w:type="paragraph" w:styleId="BalloonText">
    <w:name w:val="Balloon Text"/>
    <w:basedOn w:val="Normal"/>
    <w:semiHidden/>
    <w:qFormat/>
    <w:rsid w:val="008b620e"/>
    <w:pPr/>
    <w:rPr>
      <w:rFonts w:ascii="Tahoma" w:hAnsi="Tahoma" w:cs="Tahoma"/>
      <w:sz w:val="16"/>
      <w:szCs w:val="16"/>
    </w:rPr>
  </w:style>
  <w:style w:type="paragraph" w:styleId="StyleTitre5" w:customStyle="1">
    <w:name w:val="Style Titre 5"/>
    <w:basedOn w:val="Heading4"/>
    <w:qFormat/>
    <w:rsid w:val="008e45f9"/>
    <w:pPr/>
    <w:rPr>
      <w:szCs w:val="20"/>
    </w:rPr>
  </w:style>
  <w:style w:type="paragraph" w:styleId="StyleIndigoJustifi" w:customStyle="1">
    <w:name w:val="Style Indigo Justifié"/>
    <w:basedOn w:val="Normal"/>
    <w:qFormat/>
    <w:rsid w:val="00f1266f"/>
    <w:pPr/>
    <w:rPr>
      <w:color w:val="333399"/>
      <w:szCs w:val="20"/>
    </w:rPr>
  </w:style>
  <w:style w:type="paragraph" w:styleId="StyleTimesNewRomanPSMT11ptSoulignementJustifiAvant5" w:customStyle="1">
    <w:name w:val="Style TimesNewRomanPSMT 11 pt Soulignement  Justifié Avant : 5 ..."/>
    <w:basedOn w:val="Normal"/>
    <w:qFormat/>
    <w:rsid w:val="009d4e63"/>
    <w:pPr/>
    <w:rPr/>
  </w:style>
  <w:style w:type="paragraph" w:styleId="References" w:customStyle="1">
    <w:name w:val="references"/>
    <w:basedOn w:val="Normal"/>
    <w:qFormat/>
    <w:rsid w:val="00f1266f"/>
    <w:pPr>
      <w:spacing w:before="20" w:after="20"/>
      <w:ind w:left="357" w:hanging="357"/>
    </w:pPr>
    <w:rPr>
      <w:sz w:val="20"/>
      <w:szCs w:val="20"/>
      <w:lang w:val="en-US"/>
    </w:rPr>
  </w:style>
  <w:style w:type="paragraph" w:styleId="Footnotetext">
    <w:name w:val="footnote text"/>
    <w:basedOn w:val="Normal"/>
    <w:link w:val="FootnoteTextChar"/>
    <w:qFormat/>
    <w:rsid w:val="00734106"/>
    <w:pPr>
      <w:spacing w:before="0" w:after="0"/>
      <w:jc w:val="left"/>
    </w:pPr>
    <w:rPr>
      <w:sz w:val="20"/>
      <w:lang w:eastAsia="de-DE"/>
    </w:rPr>
  </w:style>
  <w:style w:type="paragraph" w:styleId="ListParagraph1" w:customStyle="1">
    <w:name w:val="List Paragraph1"/>
    <w:basedOn w:val="Normal"/>
    <w:qFormat/>
    <w:rsid w:val="005f1079"/>
    <w:pPr>
      <w:spacing w:before="0" w:after="0"/>
      <w:ind w:left="720" w:hanging="0"/>
      <w:contextualSpacing/>
      <w:jc w:val="left"/>
    </w:pPr>
    <w:rPr>
      <w:rFonts w:ascii="Cambria" w:hAnsi="Cambria"/>
    </w:rPr>
  </w:style>
  <w:style w:type="paragraph" w:styleId="Annotationsubject">
    <w:name w:val="annotation subject"/>
    <w:basedOn w:val="Annotationtext"/>
    <w:semiHidden/>
    <w:qFormat/>
    <w:rsid w:val="009e242f"/>
    <w:pPr/>
    <w:rPr>
      <w:b/>
      <w:bCs/>
    </w:rPr>
  </w:style>
  <w:style w:type="paragraph" w:styleId="LegendTable" w:customStyle="1">
    <w:name w:val="Legend Table"/>
    <w:basedOn w:val="Caption1"/>
    <w:qFormat/>
    <w:rsid w:val="008717b2"/>
    <w:pPr>
      <w:jc w:val="both"/>
    </w:pPr>
    <w:rPr>
      <w:bCs w:val="false"/>
      <w:color w:val="000000"/>
    </w:rPr>
  </w:style>
  <w:style w:type="paragraph" w:styleId="Contents4">
    <w:name w:val="Contents 4"/>
    <w:basedOn w:val="Normal"/>
    <w:next w:val="Normal"/>
    <w:autoRedefine/>
    <w:uiPriority w:val="39"/>
    <w:rsid w:val="00621b30"/>
    <w:pPr>
      <w:ind w:left="720" w:hanging="0"/>
    </w:pPr>
    <w:rPr/>
  </w:style>
  <w:style w:type="paragraph" w:styleId="HTMLPreformatted">
    <w:name w:val="HTML Preformatted"/>
    <w:basedOn w:val="Normal"/>
    <w:link w:val="HTMLPreformattedChar"/>
    <w:uiPriority w:val="99"/>
    <w:qFormat/>
    <w:rsid w:val="002640fe"/>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cs="Courier New"/>
      <w:color w:val="000000"/>
      <w:sz w:val="20"/>
      <w:szCs w:val="20"/>
      <w:lang w:val="fr-FR" w:eastAsia="fr-FR"/>
    </w:rPr>
  </w:style>
  <w:style w:type="paragraph" w:styleId="ListePuce1ECV" w:customStyle="1">
    <w:name w:val="Liste Puce 1 ECV"/>
    <w:basedOn w:val="Normal"/>
    <w:qFormat/>
    <w:rsid w:val="003a0dce"/>
    <w:pPr>
      <w:spacing w:before="0" w:after="0"/>
      <w:jc w:val="left"/>
    </w:pPr>
    <w:rPr>
      <w:szCs w:val="20"/>
    </w:rPr>
  </w:style>
  <w:style w:type="paragraph" w:styleId="Contents5">
    <w:name w:val="Contents 5"/>
    <w:basedOn w:val="Normal"/>
    <w:next w:val="Normal"/>
    <w:autoRedefine/>
    <w:uiPriority w:val="39"/>
    <w:rsid w:val="00f55b90"/>
    <w:pPr>
      <w:ind w:left="960" w:hanging="0"/>
    </w:pPr>
    <w:rPr/>
  </w:style>
  <w:style w:type="paragraph" w:styleId="TableCell" w:customStyle="1">
    <w:name w:val="Table Cell"/>
    <w:basedOn w:val="Normal"/>
    <w:qFormat/>
    <w:rsid w:val="00ff1c53"/>
    <w:pPr>
      <w:spacing w:before="60" w:after="60"/>
      <w:jc w:val="left"/>
    </w:pPr>
    <w:rPr>
      <w:rFonts w:ascii="Arial" w:hAnsi="Arial"/>
      <w:sz w:val="20"/>
      <w:szCs w:val="20"/>
    </w:rPr>
  </w:style>
  <w:style w:type="paragraph" w:styleId="ListParagraph">
    <w:name w:val="List Paragraph"/>
    <w:basedOn w:val="Normal"/>
    <w:autoRedefine/>
    <w:qFormat/>
    <w:rsid w:val="00ee64ca"/>
    <w:pPr/>
    <w:rPr>
      <w:lang w:eastAsia="fr-FR"/>
    </w:rPr>
  </w:style>
  <w:style w:type="paragraph" w:styleId="ListBullet3">
    <w:name w:val="List Bullet 3"/>
    <w:basedOn w:val="Normal"/>
    <w:qFormat/>
    <w:rsid w:val="004a50f7"/>
    <w:pPr/>
    <w:rPr>
      <w:sz w:val="22"/>
      <w:lang w:val="fr-FR" w:eastAsia="fr-FR"/>
    </w:rPr>
  </w:style>
  <w:style w:type="paragraph" w:styleId="TableHeader" w:customStyle="1">
    <w:name w:val="Table Header"/>
    <w:basedOn w:val="Normal"/>
    <w:link w:val="TableHeaderChar"/>
    <w:qFormat/>
    <w:rsid w:val="00f55628"/>
    <w:pPr>
      <w:suppressAutoHyphens w:val="true"/>
      <w:spacing w:before="0" w:after="0"/>
      <w:jc w:val="center"/>
    </w:pPr>
    <w:rPr>
      <w:rFonts w:ascii="Calibri" w:hAnsi="Calibri" w:eastAsia="Calibri"/>
      <w:smallCaps/>
      <w:color w:val="17365D"/>
      <w:sz w:val="22"/>
      <w:szCs w:val="22"/>
      <w:lang w:eastAsia="x-none"/>
    </w:rPr>
  </w:style>
  <w:style w:type="paragraph" w:styleId="Tableautexte" w:customStyle="1">
    <w:name w:val="Tableau texte"/>
    <w:basedOn w:val="Normal"/>
    <w:link w:val="TableautexteCar"/>
    <w:qFormat/>
    <w:rsid w:val="00f55628"/>
    <w:pPr>
      <w:suppressAutoHyphens w:val="true"/>
      <w:spacing w:lineRule="auto" w:line="276" w:before="48" w:after="48"/>
    </w:pPr>
    <w:rPr>
      <w:rFonts w:ascii="Times" w:hAnsi="Times" w:eastAsia="Calibri"/>
      <w:sz w:val="20"/>
      <w:szCs w:val="20"/>
      <w:lang w:eastAsia="fr-FR"/>
    </w:rPr>
  </w:style>
  <w:style w:type="paragraph" w:styleId="ListBullet">
    <w:name w:val="List Bullet"/>
    <w:basedOn w:val="Normal"/>
    <w:qFormat/>
    <w:rsid w:val="00f451d8"/>
    <w:pPr>
      <w:spacing w:before="0" w:after="120"/>
      <w:contextualSpacing/>
    </w:pPr>
    <w:rPr/>
  </w:style>
  <w:style w:type="paragraph" w:styleId="ListBullet2">
    <w:name w:val="List Bullet 2"/>
    <w:basedOn w:val="Normal"/>
    <w:qFormat/>
    <w:rsid w:val="00f451d8"/>
    <w:pPr>
      <w:spacing w:before="0" w:after="120"/>
      <w:contextualSpacing/>
    </w:pPr>
    <w:rPr/>
  </w:style>
  <w:style w:type="paragraph" w:styleId="Listepucessuite" w:customStyle="1">
    <w:name w:val="Liste à puces suite"/>
    <w:basedOn w:val="ListBullet"/>
    <w:qFormat/>
    <w:rsid w:val="00f451d8"/>
    <w:pPr>
      <w:spacing w:before="0" w:after="120"/>
      <w:ind w:left="357" w:hanging="0"/>
      <w:contextualSpacing/>
    </w:pPr>
    <w:rPr>
      <w:sz w:val="22"/>
    </w:rPr>
  </w:style>
  <w:style w:type="paragraph" w:styleId="CVSOCIETEEMPLOYEUR" w:customStyle="1">
    <w:name w:val="CV SOCIETE EMPLOYEUR"/>
    <w:basedOn w:val="Heading2"/>
    <w:autoRedefine/>
    <w:qFormat/>
    <w:rsid w:val="00eb5cf4"/>
    <w:pPr>
      <w:tabs>
        <w:tab w:val="right" w:pos="8931" w:leader="none"/>
      </w:tabs>
      <w:spacing w:before="0" w:after="0"/>
      <w:ind w:left="2268" w:hanging="2268"/>
      <w:jc w:val="left"/>
    </w:pPr>
    <w:rPr>
      <w:rFonts w:ascii="Tahoma" w:hAnsi="Tahoma" w:cs="Tahoma"/>
      <w:b w:val="false"/>
      <w:bCs/>
      <w:color w:val="000080"/>
      <w:sz w:val="20"/>
      <w:szCs w:val="20"/>
    </w:rPr>
  </w:style>
  <w:style w:type="paragraph" w:styleId="Tableheader1" w:customStyle="1">
    <w:name w:val="Tableheader"/>
    <w:qFormat/>
    <w:rsid w:val="00eb5cf4"/>
    <w:pPr>
      <w:widowControl w:val="false"/>
      <w:suppressAutoHyphens w:val="true"/>
      <w:bidi w:val="0"/>
      <w:jc w:val="left"/>
    </w:pPr>
    <w:rPr>
      <w:rFonts w:ascii="Times New Roman" w:hAnsi="Times New Roman" w:eastAsia="Times New Roman" w:cs="Times New Roman"/>
      <w:b/>
      <w:color w:val="FFFFFF"/>
      <w:sz w:val="24"/>
      <w:szCs w:val="16"/>
      <w:lang w:val="en-US" w:eastAsia="en-US" w:bidi="ar-SA"/>
    </w:rPr>
  </w:style>
  <w:style w:type="paragraph" w:styleId="Tabletext" w:customStyle="1">
    <w:name w:val="Tabletext"/>
    <w:basedOn w:val="Normal"/>
    <w:qFormat/>
    <w:rsid w:val="00eb5cf4"/>
    <w:pPr>
      <w:spacing w:before="40" w:after="40"/>
      <w:jc w:val="left"/>
    </w:pPr>
    <w:rPr>
      <w:rFonts w:ascii="Verdana" w:hAnsi="Verdana"/>
      <w:bCs/>
      <w:spacing w:val="0"/>
      <w:sz w:val="16"/>
      <w:szCs w:val="20"/>
    </w:rPr>
  </w:style>
  <w:style w:type="paragraph" w:styleId="Textodetabla" w:customStyle="1">
    <w:name w:val="Texto de tabla"/>
    <w:basedOn w:val="Normal"/>
    <w:qFormat/>
    <w:rsid w:val="00eb5cf4"/>
    <w:pPr>
      <w:spacing w:before="40" w:after="40"/>
      <w:jc w:val="left"/>
    </w:pPr>
    <w:rPr>
      <w:rFonts w:ascii="Verdana" w:hAnsi="Verdana"/>
      <w:bCs/>
      <w:sz w:val="16"/>
      <w:szCs w:val="20"/>
      <w:lang w:val="en-US"/>
    </w:rPr>
  </w:style>
  <w:style w:type="paragraph" w:styleId="1erretraitjustifi" w:customStyle="1">
    <w:name w:val="1er retrait justifié"/>
    <w:basedOn w:val="Normal"/>
    <w:qFormat/>
    <w:rsid w:val="00bf2c20"/>
    <w:pPr>
      <w:spacing w:before="60" w:after="60"/>
    </w:pPr>
    <w:rPr>
      <w:rFonts w:ascii="Garamond" w:hAnsi="Garamond"/>
      <w:sz w:val="22"/>
      <w:szCs w:val="20"/>
      <w:lang w:eastAsia="fr-FR"/>
    </w:rPr>
  </w:style>
  <w:style w:type="paragraph" w:styleId="List2">
    <w:name w:val="List 2"/>
    <w:basedOn w:val="Normal"/>
    <w:rsid w:val="00bf2c20"/>
    <w:pPr>
      <w:spacing w:before="60" w:after="60"/>
      <w:ind w:left="566" w:hanging="283"/>
    </w:pPr>
    <w:rPr>
      <w:rFonts w:ascii="Garamond" w:hAnsi="Garamond"/>
      <w:sz w:val="22"/>
      <w:szCs w:val="20"/>
      <w:lang w:eastAsia="fr-FR"/>
    </w:rPr>
  </w:style>
  <w:style w:type="paragraph" w:styleId="Subtitle">
    <w:name w:val="Subtitle"/>
    <w:basedOn w:val="Normal"/>
    <w:next w:val="Normal"/>
    <w:link w:val="SubtitleChar"/>
    <w:qFormat/>
    <w:locked/>
    <w:rsid w:val="00ff50f7"/>
    <w:pPr>
      <w:spacing w:before="0" w:after="60"/>
      <w:jc w:val="center"/>
      <w:outlineLvl w:val="1"/>
    </w:pPr>
    <w:rPr>
      <w:rFonts w:ascii="Cambria" w:hAnsi="Cambria"/>
    </w:rPr>
  </w:style>
  <w:style w:type="paragraph" w:styleId="1erretraitjustifiattach" w:customStyle="1">
    <w:name w:val="1er retrait justifié attach"/>
    <w:basedOn w:val="1erretraitjustifi"/>
    <w:qFormat/>
    <w:rsid w:val="005377c7"/>
    <w:pPr>
      <w:keepNext/>
      <w:tabs>
        <w:tab w:val="left" w:pos="644" w:leader="none"/>
      </w:tabs>
      <w:ind w:left="624" w:hanging="340"/>
    </w:pPr>
    <w:rPr>
      <w:lang w:val="en-US"/>
    </w:rPr>
  </w:style>
  <w:style w:type="paragraph" w:styleId="Normalattach" w:customStyle="1">
    <w:name w:val="Normal attach"/>
    <w:basedOn w:val="Normal"/>
    <w:qFormat/>
    <w:rsid w:val="000d0afc"/>
    <w:pPr>
      <w:keepNext/>
    </w:pPr>
    <w:rPr>
      <w:szCs w:val="20"/>
      <w:lang w:val="en-US" w:eastAsia="fr-FR"/>
    </w:rPr>
  </w:style>
  <w:style w:type="paragraph" w:styleId="Normal11" w:customStyle="1">
    <w:name w:val="Normal1"/>
    <w:qFormat/>
    <w:rsid w:val="00f66a2b"/>
    <w:pPr>
      <w:widowControl/>
      <w:suppressAutoHyphens w:val="true"/>
      <w:bidi w:val="0"/>
      <w:jc w:val="left"/>
    </w:pPr>
    <w:rPr>
      <w:rFonts w:ascii="Arial" w:hAnsi="Arial" w:eastAsia="Times New Roman" w:cs="Arial"/>
      <w:color w:val="000000"/>
      <w:sz w:val="24"/>
      <w:szCs w:val="24"/>
      <w:lang w:val="fr-FR" w:eastAsia="zh-CN" w:bidi="ar-SA"/>
    </w:rPr>
  </w:style>
  <w:style w:type="paragraph" w:styleId="2eretraitjustifi" w:customStyle="1">
    <w:name w:val="2e retrait justifié"/>
    <w:basedOn w:val="Normal"/>
    <w:qFormat/>
    <w:rsid w:val="00777db2"/>
    <w:pPr>
      <w:spacing w:before="40" w:after="40"/>
    </w:pPr>
    <w:rPr>
      <w:rFonts w:ascii="Garamond" w:hAnsi="Garamond"/>
      <w:sz w:val="22"/>
      <w:szCs w:val="20"/>
      <w:lang w:eastAsia="fr-FR"/>
    </w:rPr>
  </w:style>
  <w:style w:type="paragraph" w:styleId="1erretrait" w:customStyle="1">
    <w:name w:val="1er retrait"/>
    <w:basedOn w:val="Normal"/>
    <w:qFormat/>
    <w:rsid w:val="00f83a1b"/>
    <w:pPr>
      <w:tabs>
        <w:tab w:val="left" w:pos="432" w:leader="none"/>
      </w:tabs>
      <w:spacing w:before="60" w:after="60"/>
      <w:ind w:left="680" w:hanging="680"/>
    </w:pPr>
    <w:rPr>
      <w:rFonts w:ascii="Garamond" w:hAnsi="Garamond"/>
      <w:sz w:val="22"/>
      <w:szCs w:val="20"/>
      <w:lang w:eastAsia="fr-FR"/>
    </w:rPr>
  </w:style>
  <w:style w:type="paragraph" w:styleId="Tableoffigures">
    <w:name w:val="table of figures"/>
    <w:basedOn w:val="Normal"/>
    <w:next w:val="Normal"/>
    <w:uiPriority w:val="99"/>
    <w:qFormat/>
    <w:rsid w:val="00363b71"/>
    <w:pPr/>
    <w:rPr/>
  </w:style>
  <w:style w:type="paragraph" w:styleId="Endnotetext">
    <w:name w:val="endnote text"/>
    <w:basedOn w:val="Normal"/>
    <w:link w:val="EndnoteTextChar"/>
    <w:unhideWhenUsed/>
    <w:qFormat/>
    <w:rsid w:val="00bf3bd1"/>
    <w:pPr>
      <w:suppressAutoHyphens w:val="true"/>
    </w:pPr>
    <w:rPr>
      <w:sz w:val="20"/>
      <w:szCs w:val="20"/>
      <w:lang w:val="fr-FR" w:eastAsia="ar-SA"/>
    </w:rPr>
  </w:style>
  <w:style w:type="paragraph" w:styleId="Contents6">
    <w:name w:val="Contents 6"/>
    <w:basedOn w:val="Normal"/>
    <w:next w:val="Normal"/>
    <w:autoRedefine/>
    <w:uiPriority w:val="39"/>
    <w:unhideWhenUsed/>
    <w:rsid w:val="00da069c"/>
    <w:pPr>
      <w:spacing w:lineRule="auto" w:line="276" w:before="0" w:after="100"/>
      <w:ind w:left="1100" w:hanging="0"/>
      <w:jc w:val="left"/>
    </w:pPr>
    <w:rPr>
      <w:rFonts w:ascii="Calibri" w:hAnsi="Calibri"/>
      <w:sz w:val="22"/>
      <w:szCs w:val="22"/>
      <w:lang w:val="fr-BE" w:eastAsia="fr-BE"/>
    </w:rPr>
  </w:style>
  <w:style w:type="paragraph" w:styleId="Contents7">
    <w:name w:val="Contents 7"/>
    <w:basedOn w:val="Normal"/>
    <w:next w:val="Normal"/>
    <w:autoRedefine/>
    <w:uiPriority w:val="39"/>
    <w:unhideWhenUsed/>
    <w:rsid w:val="00da069c"/>
    <w:pPr>
      <w:spacing w:lineRule="auto" w:line="276" w:before="0" w:after="100"/>
      <w:ind w:left="1320" w:hanging="0"/>
      <w:jc w:val="left"/>
    </w:pPr>
    <w:rPr>
      <w:rFonts w:ascii="Calibri" w:hAnsi="Calibri"/>
      <w:sz w:val="22"/>
      <w:szCs w:val="22"/>
      <w:lang w:val="fr-BE" w:eastAsia="fr-BE"/>
    </w:rPr>
  </w:style>
  <w:style w:type="paragraph" w:styleId="Contents8">
    <w:name w:val="Contents 8"/>
    <w:basedOn w:val="Normal"/>
    <w:next w:val="Normal"/>
    <w:autoRedefine/>
    <w:uiPriority w:val="39"/>
    <w:unhideWhenUsed/>
    <w:rsid w:val="00da069c"/>
    <w:pPr>
      <w:spacing w:lineRule="auto" w:line="276" w:before="0" w:after="100"/>
      <w:ind w:left="1540" w:hanging="0"/>
      <w:jc w:val="left"/>
    </w:pPr>
    <w:rPr>
      <w:rFonts w:ascii="Calibri" w:hAnsi="Calibri"/>
      <w:sz w:val="22"/>
      <w:szCs w:val="22"/>
      <w:lang w:val="fr-BE" w:eastAsia="fr-BE"/>
    </w:rPr>
  </w:style>
  <w:style w:type="paragraph" w:styleId="Contents9">
    <w:name w:val="Contents 9"/>
    <w:basedOn w:val="Normal"/>
    <w:next w:val="Normal"/>
    <w:autoRedefine/>
    <w:uiPriority w:val="39"/>
    <w:unhideWhenUsed/>
    <w:rsid w:val="00da069c"/>
    <w:pPr>
      <w:spacing w:lineRule="auto" w:line="276" w:before="0" w:after="100"/>
      <w:ind w:left="1760" w:hanging="0"/>
      <w:jc w:val="left"/>
    </w:pPr>
    <w:rPr>
      <w:rFonts w:ascii="Calibri" w:hAnsi="Calibri"/>
      <w:sz w:val="22"/>
      <w:szCs w:val="22"/>
      <w:lang w:val="fr-BE" w:eastAsia="fr-BE"/>
    </w:rPr>
  </w:style>
  <w:style w:type="paragraph" w:styleId="ListBullet1" w:customStyle="1">
    <w:name w:val="List Bullet1"/>
    <w:basedOn w:val="Normal"/>
    <w:qFormat/>
    <w:rsid w:val="00c677c1"/>
    <w:pPr>
      <w:suppressAutoHyphens w:val="true"/>
    </w:pPr>
    <w:rPr>
      <w:lang w:eastAsia="zh-CN"/>
    </w:rPr>
  </w:style>
  <w:style w:type="paragraph" w:styleId="Normal111" w:customStyle="1">
    <w:name w:val="Normal11"/>
    <w:qFormat/>
    <w:rsid w:val="00f66a2b"/>
    <w:pPr>
      <w:widowControl/>
      <w:suppressAutoHyphens w:val="true"/>
      <w:bidi w:val="0"/>
      <w:jc w:val="left"/>
    </w:pPr>
    <w:rPr>
      <w:rFonts w:ascii="Arial" w:hAnsi="Arial" w:eastAsia="Times New Roman" w:cs="Arial"/>
      <w:color w:val="000000"/>
      <w:sz w:val="24"/>
      <w:szCs w:val="24"/>
      <w:lang w:val="fr-FR" w:eastAsia="zh-CN" w:bidi="ar-SA"/>
    </w:rPr>
  </w:style>
  <w:style w:type="paragraph" w:styleId="Puce" w:customStyle="1">
    <w:name w:val="Puce"/>
    <w:basedOn w:val="Normal"/>
    <w:qFormat/>
    <w:rsid w:val="003315f2"/>
    <w:pPr/>
    <w:rPr>
      <w:sz w:val="22"/>
      <w:lang w:val="fr-FR" w:eastAsia="fr-FR"/>
    </w:rPr>
  </w:style>
  <w:style w:type="paragraph" w:styleId="Listepuces1" w:customStyle="1">
    <w:name w:val="Liste à puces1"/>
    <w:basedOn w:val="Normal"/>
    <w:qFormat/>
    <w:rsid w:val="006772ad"/>
    <w:pPr>
      <w:suppressAutoHyphens w:val="true"/>
    </w:pPr>
    <w:rPr>
      <w:lang w:eastAsia="ar-SA"/>
    </w:rPr>
  </w:style>
  <w:style w:type="paragraph" w:styleId="Illustration" w:customStyle="1">
    <w:name w:val="Illustration"/>
    <w:basedOn w:val="Caption1"/>
    <w:qFormat/>
    <w:rsid w:val="0036239a"/>
    <w:pPr>
      <w:widowControl w:val="false"/>
      <w:suppressLineNumbers/>
      <w:suppressAutoHyphens w:val="true"/>
      <w:jc w:val="left"/>
    </w:pPr>
    <w:rPr>
      <w:rFonts w:eastAsia="SimSun" w:cs="Tahoma"/>
      <w:bCs w:val="false"/>
      <w:i/>
      <w:iCs/>
      <w:sz w:val="24"/>
      <w:szCs w:val="24"/>
      <w:lang w:val="en-GB" w:eastAsia="zh-CN" w:bidi="hi-IN"/>
    </w:rPr>
  </w:style>
  <w:style w:type="paragraph" w:styleId="Pbtitle" w:customStyle="1">
    <w:name w:val="pb_title"/>
    <w:basedOn w:val="Normal"/>
    <w:qFormat/>
    <w:rsid w:val="00c4200b"/>
    <w:pPr>
      <w:spacing w:beforeAutospacing="1" w:afterAutospacing="1"/>
      <w:jc w:val="left"/>
    </w:pPr>
    <w:rPr>
      <w:lang w:val="fr-BE" w:eastAsia="fr-BE"/>
    </w:rPr>
  </w:style>
  <w:style w:type="paragraph" w:styleId="Textetableaux" w:customStyle="1">
    <w:name w:val="Texte tableaux"/>
    <w:basedOn w:val="Normal"/>
    <w:uiPriority w:val="99"/>
    <w:qFormat/>
    <w:rsid w:val="008373b8"/>
    <w:pPr>
      <w:tabs>
        <w:tab w:val="left" w:pos="2132" w:leader="none"/>
      </w:tabs>
      <w:spacing w:before="20" w:after="20"/>
      <w:jc w:val="center"/>
    </w:pPr>
    <w:rPr>
      <w:rFonts w:ascii="Arial" w:hAnsi="Arial"/>
      <w:sz w:val="22"/>
      <w:lang w:eastAsia="fr-BE"/>
    </w:rPr>
  </w:style>
  <w:style w:type="paragraph" w:styleId="TitreTableauCentr" w:customStyle="1">
    <w:name w:val="Titre Tableau Centré"/>
    <w:basedOn w:val="Normal"/>
    <w:qFormat/>
    <w:rsid w:val="00103138"/>
    <w:pPr>
      <w:jc w:val="center"/>
    </w:pPr>
    <w:rPr>
      <w:rFonts w:eastAsia="Calibri"/>
      <w:b/>
      <w:color w:val="FFFFFF"/>
      <w:sz w:val="22"/>
      <w:szCs w:val="22"/>
    </w:rPr>
  </w:style>
  <w:style w:type="paragraph" w:styleId="TexteTableauCentr" w:customStyle="1">
    <w:name w:val="Texte Tableau Centré"/>
    <w:basedOn w:val="Normal"/>
    <w:qFormat/>
    <w:rsid w:val="0067489f"/>
    <w:pPr>
      <w:jc w:val="center"/>
    </w:pPr>
    <w:rPr>
      <w:rFonts w:eastAsia="Calibri"/>
      <w:sz w:val="22"/>
      <w:szCs w:val="22"/>
    </w:rPr>
  </w:style>
  <w:style w:type="paragraph" w:styleId="TexteTableau" w:customStyle="1">
    <w:name w:val="Texte Tableau"/>
    <w:basedOn w:val="TextBody"/>
    <w:qFormat/>
    <w:rsid w:val="00d9666d"/>
    <w:pPr>
      <w:spacing w:before="0" w:after="120"/>
      <w:jc w:val="both"/>
    </w:pPr>
    <w:rPr>
      <w:rFonts w:ascii="Times New Roman" w:hAnsi="Times New Roman" w:eastAsia="Calibri"/>
      <w:sz w:val="22"/>
      <w:szCs w:val="22"/>
      <w:lang w:val="en-GB"/>
    </w:rPr>
  </w:style>
  <w:style w:type="paragraph" w:styleId="DRD1" w:customStyle="1">
    <w:name w:val="DRD1"/>
    <w:next w:val="Normal"/>
    <w:qFormat/>
    <w:rsid w:val="00716a06"/>
    <w:pPr>
      <w:keepNext/>
      <w:keepLines/>
      <w:widowControl/>
      <w:tabs>
        <w:tab w:val="left" w:pos="2835" w:leader="none"/>
      </w:tabs>
      <w:suppressAutoHyphens w:val="true"/>
      <w:bidi w:val="0"/>
      <w:spacing w:before="360" w:after="0"/>
      <w:ind w:left="2835" w:hanging="0"/>
      <w:jc w:val="left"/>
    </w:pPr>
    <w:rPr>
      <w:rFonts w:ascii="Palatino Linotype" w:hAnsi="Palatino Linotype" w:eastAsia="Times New Roman" w:cs="Times New Roman"/>
      <w:b/>
      <w:color w:val="00000A"/>
      <w:sz w:val="24"/>
      <w:szCs w:val="24"/>
      <w:lang w:val="en-GB" w:eastAsia="en-GB" w:bidi="ar-SA"/>
    </w:rPr>
  </w:style>
  <w:style w:type="paragraph" w:styleId="DRD2" w:customStyle="1">
    <w:name w:val="DRD2"/>
    <w:next w:val="Normal"/>
    <w:qFormat/>
    <w:rsid w:val="00716a06"/>
    <w:pPr>
      <w:keepNext/>
      <w:keepLines/>
      <w:widowControl/>
      <w:suppressAutoHyphens w:val="true"/>
      <w:bidi w:val="0"/>
      <w:spacing w:before="240" w:after="0"/>
      <w:jc w:val="left"/>
    </w:pPr>
    <w:rPr>
      <w:rFonts w:ascii="Palatino Linotype" w:hAnsi="Palatino Linotype" w:eastAsia="Times New Roman" w:cs="Times New Roman"/>
      <w:b/>
      <w:color w:val="00000A"/>
      <w:sz w:val="22"/>
      <w:szCs w:val="22"/>
      <w:lang w:val="en-GB" w:eastAsia="en-GB" w:bidi="ar-SA"/>
    </w:rPr>
  </w:style>
  <w:style w:type="paragraph" w:styleId="DRD3" w:customStyle="1">
    <w:name w:val="DRD3"/>
    <w:next w:val="Normal"/>
    <w:qFormat/>
    <w:rsid w:val="00716a06"/>
    <w:pPr>
      <w:keepNext/>
      <w:keepLines/>
      <w:widowControl/>
      <w:tabs>
        <w:tab w:val="left" w:pos="2835" w:leader="none"/>
      </w:tabs>
      <w:suppressAutoHyphens w:val="true"/>
      <w:bidi w:val="0"/>
      <w:spacing w:before="240" w:after="0"/>
      <w:ind w:left="2835" w:hanging="0"/>
      <w:jc w:val="left"/>
    </w:pPr>
    <w:rPr>
      <w:rFonts w:ascii="Palatino Linotype" w:hAnsi="Palatino Linotype" w:eastAsia="Times New Roman" w:cs="Times New Roman"/>
      <w:color w:val="00000A"/>
      <w:sz w:val="22"/>
      <w:szCs w:val="24"/>
      <w:lang w:val="en-GB" w:eastAsia="en-GB" w:bidi="ar-SA"/>
    </w:rPr>
  </w:style>
  <w:style w:type="paragraph" w:styleId="Requirelevel1" w:customStyle="1">
    <w:name w:val="require:level1"/>
    <w:qFormat/>
    <w:rsid w:val="00716a06"/>
    <w:pPr>
      <w:widowControl/>
      <w:tabs>
        <w:tab w:val="left" w:pos="2552" w:leader="none"/>
      </w:tabs>
      <w:suppressAutoHyphens w:val="true"/>
      <w:bidi w:val="0"/>
      <w:spacing w:before="120" w:after="0"/>
      <w:ind w:left="2552" w:hanging="567"/>
      <w:jc w:val="both"/>
    </w:pPr>
    <w:rPr>
      <w:rFonts w:ascii="Palatino Linotype" w:hAnsi="Palatino Linotype" w:eastAsia="Times New Roman" w:cs="Times New Roman"/>
      <w:color w:val="00000A"/>
      <w:sz w:val="24"/>
      <w:szCs w:val="22"/>
      <w:lang w:val="en-GB" w:eastAsia="en-GB" w:bidi="ar-SA"/>
    </w:rPr>
  </w:style>
  <w:style w:type="paragraph" w:styleId="Requirelevel2" w:customStyle="1">
    <w:name w:val="require:level2"/>
    <w:qFormat/>
    <w:rsid w:val="00716a06"/>
    <w:pPr>
      <w:widowControl/>
      <w:tabs>
        <w:tab w:val="left" w:pos="3119" w:leader="none"/>
      </w:tabs>
      <w:suppressAutoHyphens w:val="true"/>
      <w:bidi w:val="0"/>
      <w:spacing w:before="120" w:after="0"/>
      <w:ind w:left="3119" w:hanging="567"/>
      <w:jc w:val="both"/>
    </w:pPr>
    <w:rPr>
      <w:rFonts w:ascii="Palatino Linotype" w:hAnsi="Palatino Linotype" w:eastAsia="Times New Roman" w:cs="Times New Roman"/>
      <w:color w:val="00000A"/>
      <w:sz w:val="24"/>
      <w:szCs w:val="22"/>
      <w:lang w:val="en-GB" w:eastAsia="en-GB" w:bidi="ar-SA"/>
    </w:rPr>
  </w:style>
  <w:style w:type="paragraph" w:styleId="Requirelevel3" w:customStyle="1">
    <w:name w:val="require:level3"/>
    <w:qFormat/>
    <w:rsid w:val="00716a06"/>
    <w:pPr>
      <w:widowControl/>
      <w:tabs>
        <w:tab w:val="left" w:pos="3686" w:leader="none"/>
      </w:tabs>
      <w:suppressAutoHyphens w:val="true"/>
      <w:bidi w:val="0"/>
      <w:spacing w:before="120" w:after="0"/>
      <w:ind w:left="3686" w:hanging="567"/>
      <w:jc w:val="both"/>
    </w:pPr>
    <w:rPr>
      <w:rFonts w:ascii="Palatino Linotype" w:hAnsi="Palatino Linotype" w:eastAsia="Times New Roman" w:cs="Times New Roman"/>
      <w:color w:val="00000A"/>
      <w:sz w:val="24"/>
      <w:szCs w:val="22"/>
      <w:lang w:val="en-GB" w:eastAsia="en-GB" w:bidi="ar-SA"/>
    </w:rPr>
  </w:style>
  <w:style w:type="paragraph" w:styleId="NOTE" w:customStyle="1">
    <w:name w:val="NOTE"/>
    <w:link w:val="NOTEChar"/>
    <w:qFormat/>
    <w:rsid w:val="00716a06"/>
    <w:pPr>
      <w:widowControl/>
      <w:tabs>
        <w:tab w:val="left" w:pos="4253" w:leader="none"/>
      </w:tabs>
      <w:suppressAutoHyphens w:val="true"/>
      <w:bidi w:val="0"/>
      <w:spacing w:before="120" w:after="0"/>
      <w:ind w:left="4253" w:right="567" w:hanging="0"/>
      <w:jc w:val="both"/>
    </w:pPr>
    <w:rPr>
      <w:rFonts w:ascii="Palatino Linotype" w:hAnsi="Palatino Linotype" w:eastAsia="Times New Roman" w:cs="Times New Roman"/>
      <w:color w:val="00000A"/>
      <w:sz w:val="24"/>
      <w:szCs w:val="22"/>
      <w:lang w:val="en-GB" w:eastAsia="en-GB" w:bidi="ar-SA"/>
    </w:rPr>
  </w:style>
  <w:style w:type="paragraph" w:styleId="NOTEbul" w:customStyle="1">
    <w:name w:val="NOTE:bul"/>
    <w:link w:val="NOTEbulChar"/>
    <w:qFormat/>
    <w:rsid w:val="00716a06"/>
    <w:pPr>
      <w:widowControl/>
      <w:suppressAutoHyphens w:val="true"/>
      <w:bidi w:val="0"/>
      <w:spacing w:before="80" w:after="0"/>
      <w:ind w:left="4537" w:right="567" w:hanging="0"/>
      <w:jc w:val="both"/>
    </w:pPr>
    <w:rPr>
      <w:rFonts w:ascii="Palatino Linotype" w:hAnsi="Palatino Linotype" w:eastAsia="Times New Roman" w:cs="Times New Roman"/>
      <w:color w:val="00000A"/>
      <w:sz w:val="24"/>
      <w:szCs w:val="22"/>
      <w:lang w:val="en-GB" w:eastAsia="en-GB" w:bidi="ar-SA"/>
    </w:rPr>
  </w:style>
  <w:style w:type="paragraph" w:styleId="NOTEnumbered" w:customStyle="1">
    <w:name w:val="NOTE:numbered"/>
    <w:link w:val="NOTEnumberedChar"/>
    <w:qFormat/>
    <w:rsid w:val="00f92631"/>
    <w:pPr>
      <w:widowControl/>
      <w:suppressAutoHyphens w:val="true"/>
      <w:bidi w:val="0"/>
      <w:spacing w:before="60" w:after="60"/>
      <w:ind w:left="4253" w:right="567" w:hanging="0"/>
      <w:jc w:val="both"/>
    </w:pPr>
    <w:rPr>
      <w:rFonts w:ascii="Palatino Linotype" w:hAnsi="Palatino Linotype" w:eastAsia="Times New Roman" w:cs="Times New Roman"/>
      <w:color w:val="00000A"/>
      <w:sz w:val="24"/>
      <w:szCs w:val="22"/>
      <w:lang w:val="en-US" w:eastAsia="en-GB" w:bidi="ar-SA"/>
    </w:rPr>
  </w:style>
  <w:style w:type="paragraph" w:styleId="Bul2" w:customStyle="1">
    <w:name w:val="Bul2"/>
    <w:qFormat/>
    <w:rsid w:val="00f92631"/>
    <w:pPr>
      <w:widowControl/>
      <w:suppressAutoHyphens w:val="true"/>
      <w:bidi w:val="0"/>
      <w:spacing w:before="120" w:after="0"/>
      <w:jc w:val="both"/>
    </w:pPr>
    <w:rPr>
      <w:rFonts w:ascii="Palatino Linotype" w:hAnsi="Palatino Linotype" w:eastAsia="Times New Roman" w:cs="Times New Roman"/>
      <w:color w:val="00000A"/>
      <w:sz w:val="24"/>
      <w:szCs w:val="20"/>
      <w:lang w:val="en-GB" w:eastAsia="en-GB" w:bidi="ar-SA"/>
    </w:rPr>
  </w:style>
  <w:style w:type="paragraph" w:styleId="Bul3" w:customStyle="1">
    <w:name w:val="Bul3"/>
    <w:qFormat/>
    <w:rsid w:val="00f92631"/>
    <w:pPr>
      <w:widowControl/>
      <w:suppressAutoHyphens w:val="true"/>
      <w:bidi w:val="0"/>
      <w:spacing w:before="120" w:after="0"/>
      <w:jc w:val="left"/>
    </w:pPr>
    <w:rPr>
      <w:rFonts w:ascii="Palatino Linotype" w:hAnsi="Palatino Linotype" w:eastAsia="Times New Roman" w:cs="Times New Roman"/>
      <w:color w:val="00000A"/>
      <w:sz w:val="24"/>
      <w:szCs w:val="20"/>
      <w:lang w:val="en-GB" w:eastAsia="en-GB" w:bidi="ar-SA"/>
    </w:rPr>
  </w:style>
  <w:style w:type="paragraph" w:styleId="Indentpara3" w:customStyle="1">
    <w:name w:val="indentpara3"/>
    <w:qFormat/>
    <w:rsid w:val="00f92631"/>
    <w:pPr>
      <w:widowControl/>
      <w:suppressAutoHyphens w:val="true"/>
      <w:bidi w:val="0"/>
      <w:spacing w:before="120" w:after="0"/>
      <w:ind w:left="3686" w:hanging="0"/>
      <w:jc w:val="both"/>
    </w:pPr>
    <w:rPr>
      <w:rFonts w:ascii="Palatino Linotype" w:hAnsi="Palatino Linotype" w:eastAsia="Times New Roman" w:cs="Times New Roman"/>
      <w:color w:val="00000A"/>
      <w:sz w:val="24"/>
      <w:szCs w:val="20"/>
      <w:lang w:val="en-GB" w:eastAsia="en-GB" w:bidi="ar-SA"/>
    </w:rPr>
  </w:style>
  <w:style w:type="paragraph" w:styleId="Paragraph" w:customStyle="1">
    <w:name w:val="paragraph"/>
    <w:link w:val="paragraphChar"/>
    <w:qFormat/>
    <w:rsid w:val="00716622"/>
    <w:pPr>
      <w:widowControl/>
      <w:suppressAutoHyphens w:val="true"/>
      <w:bidi w:val="0"/>
      <w:spacing w:before="120" w:after="0"/>
      <w:ind w:left="1985" w:hanging="0"/>
      <w:jc w:val="both"/>
    </w:pPr>
    <w:rPr>
      <w:rFonts w:ascii="Palatino Linotype" w:hAnsi="Palatino Linotype" w:eastAsia="Times New Roman" w:cs="Times New Roman"/>
      <w:color w:val="00000A"/>
      <w:sz w:val="24"/>
      <w:szCs w:val="22"/>
      <w:lang w:val="en-GB" w:eastAsia="en-GB" w:bidi="ar-SA"/>
    </w:rPr>
  </w:style>
  <w:style w:type="paragraph" w:styleId="Annex1" w:customStyle="1">
    <w:name w:val="Annex1"/>
    <w:qFormat/>
    <w:rsid w:val="00716622"/>
    <w:pPr>
      <w:keepNext/>
      <w:keepLines/>
      <w:pageBreakBefore/>
      <w:widowControl/>
      <w:pBdr>
        <w:bottom w:val="single" w:sz="4" w:space="1" w:color="00000A"/>
      </w:pBdr>
      <w:suppressAutoHyphens w:val="true"/>
      <w:bidi w:val="0"/>
      <w:spacing w:before="1320" w:after="840"/>
      <w:jc w:val="right"/>
    </w:pPr>
    <w:rPr>
      <w:rFonts w:ascii="Arial" w:hAnsi="Arial" w:eastAsia="Times New Roman" w:cs="Times New Roman"/>
      <w:b/>
      <w:color w:val="00000A"/>
      <w:sz w:val="44"/>
      <w:szCs w:val="24"/>
      <w:lang w:val="en-GB" w:eastAsia="en-GB" w:bidi="ar-SA"/>
    </w:rPr>
  </w:style>
  <w:style w:type="paragraph" w:styleId="Annex2" w:customStyle="1">
    <w:name w:val="Annex2"/>
    <w:basedOn w:val="Paragraph"/>
    <w:qFormat/>
    <w:rsid w:val="00716622"/>
    <w:pPr>
      <w:keepNext/>
      <w:keepLines/>
      <w:tabs>
        <w:tab w:val="left" w:pos="360" w:leader="none"/>
        <w:tab w:val="left" w:pos="1440" w:leader="none"/>
      </w:tabs>
      <w:spacing w:before="600" w:after="0"/>
      <w:ind w:left="1985" w:hanging="0"/>
      <w:jc w:val="left"/>
    </w:pPr>
    <w:rPr>
      <w:rFonts w:ascii="Arial" w:hAnsi="Arial"/>
      <w:b/>
      <w:sz w:val="32"/>
      <w:szCs w:val="32"/>
    </w:rPr>
  </w:style>
  <w:style w:type="paragraph" w:styleId="Annex3" w:customStyle="1">
    <w:name w:val="Annex3"/>
    <w:basedOn w:val="Paragraph"/>
    <w:qFormat/>
    <w:rsid w:val="00716622"/>
    <w:pPr>
      <w:keepNext/>
      <w:tabs>
        <w:tab w:val="left" w:pos="360" w:leader="none"/>
        <w:tab w:val="left" w:pos="2160" w:leader="none"/>
      </w:tabs>
      <w:spacing w:before="480" w:after="0"/>
      <w:ind w:left="1985" w:hanging="0"/>
      <w:jc w:val="left"/>
    </w:pPr>
    <w:rPr>
      <w:rFonts w:ascii="Arial" w:hAnsi="Arial"/>
      <w:b/>
      <w:sz w:val="26"/>
      <w:szCs w:val="28"/>
    </w:rPr>
  </w:style>
  <w:style w:type="paragraph" w:styleId="Annex4" w:customStyle="1">
    <w:name w:val="Annex4"/>
    <w:basedOn w:val="Paragraph"/>
    <w:qFormat/>
    <w:rsid w:val="00716622"/>
    <w:pPr>
      <w:keepNext/>
      <w:tabs>
        <w:tab w:val="left" w:pos="360" w:leader="none"/>
        <w:tab w:val="left" w:pos="2880" w:leader="none"/>
      </w:tabs>
      <w:spacing w:before="360" w:after="0"/>
      <w:ind w:left="1985" w:hanging="0"/>
      <w:jc w:val="left"/>
    </w:pPr>
    <w:rPr>
      <w:rFonts w:ascii="Arial" w:hAnsi="Arial"/>
      <w:b/>
      <w:sz w:val="24"/>
    </w:rPr>
  </w:style>
  <w:style w:type="paragraph" w:styleId="Annex5" w:customStyle="1">
    <w:name w:val="Annex5"/>
    <w:basedOn w:val="Paragraph"/>
    <w:qFormat/>
    <w:rsid w:val="00716622"/>
    <w:pPr>
      <w:keepNext/>
      <w:tabs>
        <w:tab w:val="left" w:pos="360" w:leader="none"/>
        <w:tab w:val="left" w:pos="3600" w:leader="none"/>
      </w:tabs>
      <w:spacing w:before="240" w:after="0"/>
      <w:ind w:left="1985" w:hanging="0"/>
      <w:jc w:val="left"/>
    </w:pPr>
    <w:rPr>
      <w:rFonts w:ascii="Arial" w:hAnsi="Arial"/>
      <w:sz w:val="22"/>
    </w:rPr>
  </w:style>
  <w:style w:type="paragraph" w:styleId="CaptionAnnexFigure" w:customStyle="1">
    <w:name w:val="Caption:Annex Figure"/>
    <w:qFormat/>
    <w:rsid w:val="00716622"/>
    <w:pPr>
      <w:widowControl/>
      <w:suppressAutoHyphens w:val="true"/>
      <w:bidi w:val="0"/>
      <w:spacing w:before="240" w:after="0"/>
      <w:jc w:val="center"/>
    </w:pPr>
    <w:rPr>
      <w:rFonts w:ascii="Palatino Linotype" w:hAnsi="Palatino Linotype" w:eastAsia="Times New Roman" w:cs="Times New Roman"/>
      <w:b/>
      <w:color w:val="00000A"/>
      <w:sz w:val="22"/>
      <w:szCs w:val="22"/>
      <w:lang w:val="en-GB" w:eastAsia="en-GB" w:bidi="ar-SA"/>
    </w:rPr>
  </w:style>
  <w:style w:type="paragraph" w:styleId="CaptionAnnexTable" w:customStyle="1">
    <w:name w:val="Caption:Annex Table"/>
    <w:autoRedefine/>
    <w:qFormat/>
    <w:rsid w:val="00716622"/>
    <w:pPr>
      <w:keepNext/>
      <w:widowControl/>
      <w:suppressAutoHyphens w:val="true"/>
      <w:bidi w:val="0"/>
      <w:ind w:left="1418" w:hanging="0"/>
      <w:jc w:val="center"/>
    </w:pPr>
    <w:rPr>
      <w:rFonts w:ascii="Palatino Linotype" w:hAnsi="Palatino Linotype" w:eastAsia="Times New Roman" w:cs="Times New Roman"/>
      <w:b/>
      <w:color w:val="00000A"/>
      <w:sz w:val="22"/>
      <w:szCs w:val="22"/>
      <w:lang w:val="en-GB" w:eastAsia="en-GB" w:bidi="ar-SA"/>
    </w:rPr>
  </w:style>
  <w:style w:type="paragraph" w:styleId="ContentsHeading">
    <w:name w:val="Contents Heading"/>
    <w:basedOn w:val="Heading1"/>
    <w:next w:val="Normal"/>
    <w:uiPriority w:val="39"/>
    <w:unhideWhenUsed/>
    <w:qFormat/>
    <w:rsid w:val="000877e2"/>
    <w:pPr>
      <w:keepNext/>
      <w:keepLines/>
      <w:pageBreakBefore w:val="false"/>
      <w:spacing w:lineRule="auto" w:line="259" w:before="240" w:after="0"/>
      <w:jc w:val="left"/>
    </w:pPr>
    <w:rPr>
      <w:rFonts w:ascii="Calibri Light" w:hAnsi="Calibri Light" w:eastAsia="" w:cs="" w:asciiTheme="majorHAnsi" w:cstheme="majorBidi" w:eastAsiaTheme="majorEastAsia" w:hAnsiTheme="majorHAnsi"/>
      <w:b w:val="false"/>
      <w:color w:val="2E74B5" w:themeColor="accent1" w:themeShade="bf"/>
      <w:sz w:val="32"/>
      <w:szCs w:val="32"/>
      <w:lang w:val="en-US" w:eastAsia="en-US"/>
    </w:rPr>
  </w:style>
  <w:style w:type="paragraph" w:styleId="Texteprformat" w:customStyle="1">
    <w:name w:val="Texte préformaté"/>
    <w:basedOn w:val="Normal"/>
    <w:qFormat/>
    <w:rsid w:val="0037049a"/>
    <w:pPr>
      <w:tabs>
        <w:tab w:val="left" w:pos="720" w:leader="none"/>
      </w:tabs>
      <w:suppressAutoHyphens w:val="true"/>
      <w:spacing w:lineRule="atLeast" w:line="100" w:before="0" w:after="0"/>
    </w:pPr>
    <w:rPr>
      <w:rFonts w:ascii="DejaVu Sans Mono" w:hAnsi="DejaVu Sans Mono" w:eastAsia="WenQuanYi Micro Hei" w:cs="Lohit Hindi"/>
      <w:color w:val="00000A"/>
      <w:sz w:val="20"/>
      <w:szCs w:val="20"/>
    </w:rPr>
  </w:style>
  <w:style w:type="paragraph" w:styleId="Western" w:customStyle="1">
    <w:name w:val="western"/>
    <w:basedOn w:val="Normal"/>
    <w:qFormat/>
    <w:rsid w:val="0022495b"/>
    <w:pPr>
      <w:spacing w:beforeAutospacing="1" w:after="119"/>
    </w:pPr>
    <w:rPr>
      <w:color w:val="000000"/>
      <w:lang w:val="en-US"/>
    </w:rPr>
  </w:style>
  <w:style w:type="paragraph" w:styleId="PreformattedText" w:customStyle="1">
    <w:name w:val="Preformatted Text"/>
    <w:basedOn w:val="Normal"/>
    <w:qFormat/>
    <w:rsid w:val="002c1782"/>
    <w:pPr>
      <w:widowControl w:val="false"/>
      <w:suppressAutoHyphens w:val="true"/>
      <w:spacing w:before="0" w:after="0"/>
      <w:jc w:val="left"/>
    </w:pPr>
    <w:rPr>
      <w:rFonts w:ascii="Liberation Mono" w:hAnsi="Liberation Mono" w:eastAsia="Droid Sans Fallback" w:cs="Liberation Mono"/>
      <w:sz w:val="20"/>
      <w:szCs w:val="20"/>
      <w:lang w:val="en-US" w:eastAsia="zh-CN" w:bidi="hi-IN"/>
    </w:rPr>
  </w:style>
  <w:style w:type="paragraph" w:styleId="Code" w:customStyle="1">
    <w:name w:val="Code"/>
    <w:basedOn w:val="Normal"/>
    <w:qFormat/>
    <w:rsid w:val="0008442c"/>
    <w:pPr>
      <w:spacing w:before="0" w:after="0"/>
      <w:jc w:val="left"/>
    </w:pPr>
    <w:rPr>
      <w:rFonts w:ascii="Courier New" w:hAnsi="Courier New" w:cs="DejaVu Sans Mono"/>
      <w:sz w:val="20"/>
    </w:rPr>
  </w:style>
  <w:style w:type="paragraph" w:styleId="Footnote">
    <w:name w:val="Footnote"/>
    <w:basedOn w:val="Normal"/>
    <w:pPr/>
    <w:rPr/>
  </w:style>
  <w:style w:type="numbering" w:styleId="NoList" w:default="1">
    <w:name w:val="No List"/>
    <w:uiPriority w:val="99"/>
    <w:semiHidden/>
    <w:unhideWhenUsed/>
  </w:style>
  <w:style w:type="numbering" w:styleId="StyleAvecpuces" w:customStyle="1">
    <w:name w:val="Style Avec puces"/>
    <w:rsid w:val="00747270"/>
  </w:style>
  <w:style w:type="numbering" w:styleId="ListePuceECV" w:customStyle="1">
    <w:name w:val="Liste Puce ECV"/>
    <w:rsid w:val="00747270"/>
  </w:style>
  <w:style w:type="numbering" w:styleId="ListeNumECV" w:customStyle="1">
    <w:name w:val="Liste Num ECV"/>
    <w:rsid w:val="0074727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c41f06"/>
    <w:rPr>
      <w:lang w:val="fr-BE" w:eastAsia="fr-B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Colorful2">
    <w:name w:val="Table Colorful 2"/>
    <w:basedOn w:val="TableNormal"/>
    <w:rsid w:val="00734106"/>
    <w:rPr>
      <w:lang w:val="fr-BE" w:eastAsia="fr-BE"/>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jpe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Relationship Id="rId55" Type="http://schemas.openxmlformats.org/officeDocument/2006/relationships/customXml" Target="../customXml/item2.xml"/><Relationship Id="rId56" Type="http://schemas.openxmlformats.org/officeDocument/2006/relationships/customXml" Target="../customXml/item3.xml"/><Relationship Id="rId57"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51CD43CDA6254F9F8D81719AFE1AEB" ma:contentTypeVersion="0" ma:contentTypeDescription="Create a new document." ma:contentTypeScope="" ma:versionID="63e3fbda73802c3450a9460b73de520e">
  <xsd:schema xmlns:xsd="http://www.w3.org/2001/XMLSchema" xmlns:xs="http://www.w3.org/2001/XMLSchema" xmlns:p="http://schemas.microsoft.com/office/2006/metadata/properties" xmlns:ns2="http://schemas.microsoft.com/sharepoint/v4" targetNamespace="http://schemas.microsoft.com/office/2006/metadata/properties" ma:root="true" ma:fieldsID="69c964eb155c0a6cdc109c9fdb3bf986"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09537-D29A-411C-9C69-BE15EA7A0B58}">
  <ds:schemaRefs>
    <ds:schemaRef ds:uri="http://schemas.microsoft.com/sharepoint/v3/contenttype/forms"/>
  </ds:schemaRefs>
</ds:datastoreItem>
</file>

<file path=customXml/itemProps2.xml><?xml version="1.0" encoding="utf-8"?>
<ds:datastoreItem xmlns:ds="http://schemas.openxmlformats.org/officeDocument/2006/customXml" ds:itemID="{91938602-DCD2-4839-91BF-9633382AF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08D248-F5E1-480D-8B40-6A9411A070D7}">
  <ds:schemaRefs>
    <ds:schemaRef ds:uri="http://schemas.microsoft.com/office/2006/metadata/properties"/>
    <ds:schemaRef ds:uri="http://schemas.microsoft.com/sharepoint/v4"/>
    <ds:schemaRef ds:uri="http://purl.org/dc/dcmitype/"/>
    <ds:schemaRef ds:uri="http://schemas.microsoft.com/office/2006/documentManagement/types"/>
    <ds:schemaRef ds:uri="http://purl.org/dc/elements/1.1/"/>
    <ds:schemaRef ds:uri="http://www.w3.org/XML/1998/namespace"/>
    <ds:schemaRef ds:uri="http://schemas.openxmlformats.org/package/2006/metadata/core-properties"/>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DA338CAF-C101-4101-BDF7-5073093AD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LibreOffice/4.4.3.2$Linux_X86_64 LibreOffice_project/40m0$Build-2</Application>
  <Paragraphs>2485</Paragraphs>
  <Company>Université catholique de Louvain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2015-04-21T21:41:00Z</dcterms:created>
  <dc:creator>obsomer</dc:creator>
  <dc:language>en-US</dc:language>
  <cp:lastPrinted>2015-04-22T05:51:00Z</cp:lastPrinted>
  <dcterms:modified xsi:type="dcterms:W3CDTF">2015-06-08T15:48:35Z</dcterms:modified>
  <cp:revision>13</cp:revision>
  <dc:title>UCL – Geomatics – 2009 –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Université catholique de Louvain</vt:lpwstr>
  </property>
  <property fmtid="{D5CDD505-2E9C-101B-9397-08002B2CF9AE}" pid="4" name="ContentTypeId">
    <vt:lpwstr>0x010100BD51CD43CDA6254F9F8D81719AFE1AEB</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y fmtid="{D5CDD505-2E9C-101B-9397-08002B2CF9AE}" pid="10" name="_dlc_DocId">
    <vt:lpwstr>RZ3H5EAD3VJ4-45-99</vt:lpwstr>
  </property>
  <property fmtid="{D5CDD505-2E9C-101B-9397-08002B2CF9AE}" pid="11" name="_dlc_DocIdItemGuid">
    <vt:lpwstr>e1898bcb-6ae2-4027-9033-c1e5ca4fd98e</vt:lpwstr>
  </property>
  <property fmtid="{D5CDD505-2E9C-101B-9397-08002B2CF9AE}" pid="12" name="_dlc_DocIdUrl">
    <vt:lpwstr>https://sharepoint.c-s.ro/s2-agri/_layouts/DocIdRedir.aspx?ID=RZ3H5EAD3VJ4-45-99, RZ3H5EAD3VJ4-45-99</vt:lpwstr>
  </property>
</Properties>
</file>